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75A129" w14:textId="77777777" w:rsidR="0018304B" w:rsidRDefault="0018304B">
      <w:pPr>
        <w:spacing w:after="120"/>
        <w:rPr>
          <w:rFonts w:ascii="Avenir" w:eastAsia="Avenir" w:hAnsi="Avenir" w:cs="Avenir"/>
          <w:szCs w:val="22"/>
        </w:rPr>
        <w:sectPr w:rsidR="0018304B">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equalWidth="0">
            <w:col w:w="9360"/>
          </w:cols>
          <w:titlePg/>
        </w:sectPr>
      </w:pPr>
    </w:p>
    <w:p w14:paraId="0AE4D984" w14:textId="26CFCFDE" w:rsidR="0018304B" w:rsidRDefault="00DF3C36" w:rsidP="00DF3C36">
      <w:pPr>
        <w:spacing w:after="120"/>
        <w:rPr>
          <w:rFonts w:ascii="Avenir" w:eastAsia="Avenir" w:hAnsi="Avenir" w:cs="Avenir"/>
          <w:b/>
          <w:color w:val="538135"/>
          <w:sz w:val="36"/>
          <w:szCs w:val="36"/>
        </w:rPr>
      </w:pPr>
      <w:r>
        <w:rPr>
          <w:rFonts w:ascii="Avenir" w:eastAsia="Avenir" w:hAnsi="Avenir" w:cs="Avenir"/>
          <w:b/>
          <w:color w:val="538135"/>
          <w:sz w:val="36"/>
          <w:szCs w:val="36"/>
        </w:rPr>
        <w:t>The uneven impacts of the pandemic on the rural workforce</w:t>
      </w:r>
    </w:p>
    <w:p w14:paraId="08796018" w14:textId="3F3BF82F" w:rsidR="0018304B" w:rsidRDefault="00534892">
      <w:pPr>
        <w:spacing w:after="120"/>
        <w:rPr>
          <w:rFonts w:ascii="Avenir" w:eastAsia="Avenir" w:hAnsi="Avenir" w:cs="Avenir"/>
          <w:szCs w:val="22"/>
        </w:rPr>
      </w:pPr>
      <w:r>
        <w:rPr>
          <w:rFonts w:ascii="Avenir" w:eastAsia="Avenir" w:hAnsi="Avenir" w:cs="Avenir"/>
          <w:szCs w:val="22"/>
        </w:rPr>
        <w:t>January</w:t>
      </w:r>
      <w:r w:rsidR="00B85D8F">
        <w:rPr>
          <w:rFonts w:ascii="Avenir" w:eastAsia="Avenir" w:hAnsi="Avenir" w:cs="Avenir"/>
          <w:szCs w:val="22"/>
        </w:rPr>
        <w:t xml:space="preserve"> 202</w:t>
      </w:r>
      <w:r>
        <w:rPr>
          <w:rFonts w:ascii="Avenir" w:eastAsia="Avenir" w:hAnsi="Avenir" w:cs="Avenir"/>
          <w:szCs w:val="22"/>
        </w:rPr>
        <w:t>1</w:t>
      </w:r>
    </w:p>
    <w:p w14:paraId="3368229B" w14:textId="29E4C1FF" w:rsidR="0018304B" w:rsidRDefault="00B85D8F">
      <w:pPr>
        <w:spacing w:after="120"/>
        <w:rPr>
          <w:rFonts w:ascii="Avenir" w:eastAsia="Avenir" w:hAnsi="Avenir" w:cs="Avenir"/>
          <w:i/>
          <w:szCs w:val="22"/>
        </w:rPr>
      </w:pPr>
      <w:r>
        <w:rPr>
          <w:rFonts w:ascii="Avenir" w:eastAsia="Avenir" w:hAnsi="Avenir" w:cs="Avenir"/>
          <w:i/>
          <w:szCs w:val="22"/>
        </w:rPr>
        <w:t xml:space="preserve">By </w:t>
      </w:r>
      <w:r w:rsidR="00534892">
        <w:rPr>
          <w:rFonts w:ascii="Avenir" w:eastAsia="Avenir" w:hAnsi="Avenir" w:cs="Avenir"/>
          <w:i/>
          <w:szCs w:val="22"/>
        </w:rPr>
        <w:t>Kelly Asche</w:t>
      </w:r>
      <w:r>
        <w:rPr>
          <w:rFonts w:ascii="Avenir" w:eastAsia="Avenir" w:hAnsi="Avenir" w:cs="Avenir"/>
          <w:i/>
          <w:szCs w:val="22"/>
        </w:rPr>
        <w:t xml:space="preserve">, </w:t>
      </w:r>
      <w:r w:rsidR="00534892">
        <w:rPr>
          <w:rFonts w:ascii="Avenir" w:eastAsia="Avenir" w:hAnsi="Avenir" w:cs="Avenir"/>
          <w:i/>
          <w:szCs w:val="22"/>
        </w:rPr>
        <w:t>Research Associate &amp; Marnie Werner, Director of Research</w:t>
      </w:r>
    </w:p>
    <w:p w14:paraId="05599989" w14:textId="57F60F9B" w:rsidR="00534892" w:rsidRDefault="003970C1" w:rsidP="00DF3C36">
      <w:pPr>
        <w:spacing w:after="120"/>
        <w:rPr>
          <w:rFonts w:ascii="Avenir" w:eastAsia="Avenir" w:hAnsi="Avenir" w:cs="Avenir"/>
          <w:iCs/>
          <w:szCs w:val="22"/>
        </w:rPr>
      </w:pPr>
      <w:proofErr w:type="gramStart"/>
      <w:r>
        <w:rPr>
          <w:rFonts w:ascii="Avenir" w:eastAsia="Avenir" w:hAnsi="Avenir" w:cs="Avenir"/>
          <w:iCs/>
          <w:szCs w:val="22"/>
        </w:rPr>
        <w:t>One hundred word</w:t>
      </w:r>
      <w:proofErr w:type="gramEnd"/>
      <w:r>
        <w:rPr>
          <w:rFonts w:ascii="Avenir" w:eastAsia="Avenir" w:hAnsi="Avenir" w:cs="Avenir"/>
          <w:iCs/>
          <w:szCs w:val="22"/>
        </w:rPr>
        <w:t xml:space="preserve"> thesis</w:t>
      </w:r>
    </w:p>
    <w:p w14:paraId="0B914DF3" w14:textId="77777777" w:rsidR="00E94D48" w:rsidRDefault="003970C1" w:rsidP="00DF3C36">
      <w:pPr>
        <w:spacing w:after="120"/>
        <w:rPr>
          <w:rFonts w:ascii="Avenir" w:eastAsia="Avenir" w:hAnsi="Avenir" w:cs="Avenir"/>
          <w:i/>
          <w:szCs w:val="22"/>
        </w:rPr>
      </w:pPr>
      <w:r>
        <w:rPr>
          <w:rFonts w:ascii="Avenir" w:eastAsia="Avenir" w:hAnsi="Avenir" w:cs="Avenir"/>
          <w:i/>
          <w:szCs w:val="22"/>
        </w:rPr>
        <w:t xml:space="preserve">This is a </w:t>
      </w:r>
      <w:r w:rsidR="00E94D48">
        <w:rPr>
          <w:rFonts w:ascii="Avenir" w:eastAsia="Avenir" w:hAnsi="Avenir" w:cs="Avenir"/>
          <w:i/>
          <w:szCs w:val="22"/>
        </w:rPr>
        <w:t xml:space="preserve">data-dive highlighting the severe but short disruption the pandemic has had on jobs and the workforce in rural Minnesota. </w:t>
      </w:r>
    </w:p>
    <w:p w14:paraId="5E378825" w14:textId="362588DC"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After the initial shock due to the pandemic, high unemployment continues for </w:t>
      </w:r>
      <w:ins w:id="0" w:author="mwerner@crpd.onmicrosoft.com" w:date="2020-12-15T10:46:00Z">
        <w:r w:rsidR="001617AE">
          <w:rPr>
            <w:rFonts w:ascii="Avenir" w:eastAsia="Avenir" w:hAnsi="Avenir" w:cs="Avenir"/>
            <w:i/>
            <w:szCs w:val="22"/>
          </w:rPr>
          <w:t xml:space="preserve">only </w:t>
        </w:r>
      </w:ins>
      <w:r>
        <w:rPr>
          <w:rFonts w:ascii="Avenir" w:eastAsia="Avenir" w:hAnsi="Avenir" w:cs="Avenir"/>
          <w:i/>
          <w:szCs w:val="22"/>
        </w:rPr>
        <w:t>a few occupations.</w:t>
      </w:r>
    </w:p>
    <w:p w14:paraId="5A68C084" w14:textId="6924B88D" w:rsidR="00E94D48"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Occupations that were facing workforce shortages before the pandemic are again facing the same situation</w:t>
      </w:r>
      <w:r w:rsidR="00E94D48" w:rsidRPr="00E94D48">
        <w:rPr>
          <w:rFonts w:ascii="Avenir" w:eastAsia="Avenir" w:hAnsi="Avenir" w:cs="Avenir"/>
          <w:i/>
          <w:szCs w:val="22"/>
        </w:rPr>
        <w:t xml:space="preserve"> </w:t>
      </w:r>
    </w:p>
    <w:p w14:paraId="070A713B" w14:textId="40C8DF20" w:rsidR="00E94D48" w:rsidRDefault="00E94D48" w:rsidP="00E94D48">
      <w:pPr>
        <w:pStyle w:val="ListParagraph"/>
        <w:numPr>
          <w:ilvl w:val="0"/>
          <w:numId w:val="5"/>
        </w:numPr>
        <w:spacing w:after="120"/>
        <w:rPr>
          <w:rFonts w:ascii="Avenir" w:eastAsia="Avenir" w:hAnsi="Avenir" w:cs="Avenir"/>
          <w:i/>
          <w:szCs w:val="22"/>
        </w:rPr>
      </w:pPr>
      <w:r w:rsidRPr="00E94D48">
        <w:rPr>
          <w:rFonts w:ascii="Avenir" w:eastAsia="Avenir" w:hAnsi="Avenir" w:cs="Avenir"/>
          <w:i/>
          <w:szCs w:val="22"/>
        </w:rPr>
        <w:t>The occupations that continue to have high unemploy</w:t>
      </w:r>
      <w:r w:rsidR="00B926C2">
        <w:rPr>
          <w:rFonts w:ascii="Avenir" w:eastAsia="Avenir" w:hAnsi="Avenir" w:cs="Avenir"/>
          <w:i/>
          <w:szCs w:val="22"/>
        </w:rPr>
        <w:t>ment</w:t>
      </w:r>
      <w:r w:rsidRPr="00E94D48">
        <w:rPr>
          <w:rFonts w:ascii="Avenir" w:eastAsia="Avenir" w:hAnsi="Avenir" w:cs="Avenir"/>
          <w:i/>
          <w:szCs w:val="22"/>
        </w:rPr>
        <w:t xml:space="preserve"> also are projected to conti</w:t>
      </w:r>
      <w:r>
        <w:rPr>
          <w:rFonts w:ascii="Avenir" w:eastAsia="Avenir" w:hAnsi="Avenir" w:cs="Avenir"/>
          <w:i/>
          <w:szCs w:val="22"/>
        </w:rPr>
        <w:t>nue to have a surplus of workers</w:t>
      </w:r>
      <w:r w:rsidR="00CD6EBB">
        <w:rPr>
          <w:rFonts w:ascii="Avenir" w:eastAsia="Avenir" w:hAnsi="Avenir" w:cs="Avenir"/>
          <w:i/>
          <w:szCs w:val="22"/>
        </w:rPr>
        <w:t xml:space="preserve"> over the next five years</w:t>
      </w:r>
      <w:r>
        <w:rPr>
          <w:rFonts w:ascii="Avenir" w:eastAsia="Avenir" w:hAnsi="Avenir" w:cs="Avenir"/>
          <w:i/>
          <w:szCs w:val="22"/>
        </w:rPr>
        <w:t>.</w:t>
      </w:r>
    </w:p>
    <w:p w14:paraId="7524A9A9" w14:textId="648B261E"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The likely skill set of the unemployed are not a good match for the occupations </w:t>
      </w:r>
      <w:del w:id="1" w:author="mwerner@crpd.onmicrosoft.com" w:date="2020-12-08T14:35:00Z">
        <w:r w:rsidDel="002813D2">
          <w:rPr>
            <w:rFonts w:ascii="Avenir" w:eastAsia="Avenir" w:hAnsi="Avenir" w:cs="Avenir"/>
            <w:i/>
            <w:szCs w:val="22"/>
          </w:rPr>
          <w:delText>hiring</w:delText>
        </w:r>
      </w:del>
      <w:ins w:id="2" w:author="mwerner@crpd.onmicrosoft.com" w:date="2020-12-08T14:35:00Z">
        <w:r w:rsidR="002813D2">
          <w:rPr>
            <w:rFonts w:ascii="Avenir" w:eastAsia="Avenir" w:hAnsi="Avenir" w:cs="Avenir"/>
            <w:i/>
            <w:szCs w:val="22"/>
          </w:rPr>
          <w:t>looking for wo</w:t>
        </w:r>
      </w:ins>
      <w:ins w:id="3" w:author="mwerner@crpd.onmicrosoft.com" w:date="2020-12-08T14:36:00Z">
        <w:r w:rsidR="002813D2">
          <w:rPr>
            <w:rFonts w:ascii="Avenir" w:eastAsia="Avenir" w:hAnsi="Avenir" w:cs="Avenir"/>
            <w:i/>
            <w:szCs w:val="22"/>
          </w:rPr>
          <w:t>rkers</w:t>
        </w:r>
      </w:ins>
      <w:r>
        <w:rPr>
          <w:rFonts w:ascii="Avenir" w:eastAsia="Avenir" w:hAnsi="Avenir" w:cs="Avenir"/>
          <w:i/>
          <w:szCs w:val="22"/>
        </w:rPr>
        <w:t>.</w:t>
      </w:r>
      <w:ins w:id="4" w:author="mwerner@crpd.onmicrosoft.com" w:date="2020-12-15T10:46:00Z">
        <w:r w:rsidR="001617AE">
          <w:rPr>
            <w:rFonts w:ascii="Avenir" w:eastAsia="Avenir" w:hAnsi="Avenir" w:cs="Avenir"/>
            <w:i/>
            <w:szCs w:val="22"/>
          </w:rPr>
          <w:t xml:space="preserve"> Therefore…</w:t>
        </w:r>
      </w:ins>
    </w:p>
    <w:p w14:paraId="15C18D38" w14:textId="043F0B4E" w:rsidR="003970C1" w:rsidRDefault="00E94D48"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Although unemployment benefits are necessary for stability, investment</w:t>
      </w:r>
      <w:r w:rsidR="00CD6EBB">
        <w:rPr>
          <w:rFonts w:ascii="Avenir" w:eastAsia="Avenir" w:hAnsi="Avenir" w:cs="Avenir"/>
          <w:i/>
          <w:szCs w:val="22"/>
        </w:rPr>
        <w:t>s</w:t>
      </w:r>
      <w:r>
        <w:rPr>
          <w:rFonts w:ascii="Avenir" w:eastAsia="Avenir" w:hAnsi="Avenir" w:cs="Avenir"/>
          <w:i/>
          <w:szCs w:val="22"/>
        </w:rPr>
        <w:t xml:space="preserve"> in </w:t>
      </w:r>
      <w:r w:rsidR="00CD6EBB">
        <w:rPr>
          <w:rFonts w:ascii="Avenir" w:eastAsia="Avenir" w:hAnsi="Avenir" w:cs="Avenir"/>
          <w:i/>
          <w:szCs w:val="22"/>
        </w:rPr>
        <w:t>retraining</w:t>
      </w:r>
      <w:r>
        <w:rPr>
          <w:rFonts w:ascii="Avenir" w:eastAsia="Avenir" w:hAnsi="Avenir" w:cs="Avenir"/>
          <w:i/>
          <w:szCs w:val="22"/>
        </w:rPr>
        <w:t xml:space="preserve"> continue to be essential.</w:t>
      </w:r>
      <w:r w:rsidRPr="00E94D48">
        <w:rPr>
          <w:rFonts w:ascii="Avenir" w:eastAsia="Avenir" w:hAnsi="Avenir" w:cs="Avenir"/>
          <w:i/>
          <w:szCs w:val="22"/>
        </w:rPr>
        <w:t xml:space="preserve">   </w:t>
      </w:r>
    </w:p>
    <w:p w14:paraId="01A162BE" w14:textId="3792BF73" w:rsidR="00AD5AD6" w:rsidRDefault="00AD5AD6" w:rsidP="00AD5AD6">
      <w:pPr>
        <w:spacing w:after="120"/>
        <w:rPr>
          <w:rFonts w:ascii="Avenir" w:eastAsia="Avenir" w:hAnsi="Avenir" w:cs="Avenir"/>
          <w:i/>
          <w:szCs w:val="22"/>
        </w:rPr>
      </w:pPr>
      <w:r>
        <w:rPr>
          <w:rFonts w:ascii="Avenir" w:eastAsia="Avenir" w:hAnsi="Avenir" w:cs="Avenir"/>
          <w:i/>
          <w:szCs w:val="22"/>
        </w:rPr>
        <w:t xml:space="preserve">Okay Marnie – here’s my last paragraph which I think sums it up pretty </w:t>
      </w:r>
      <w:proofErr w:type="gramStart"/>
      <w:r>
        <w:rPr>
          <w:rFonts w:ascii="Avenir" w:eastAsia="Avenir" w:hAnsi="Avenir" w:cs="Avenir"/>
          <w:i/>
          <w:szCs w:val="22"/>
        </w:rPr>
        <w:t>well;</w:t>
      </w:r>
      <w:proofErr w:type="gramEnd"/>
    </w:p>
    <w:p w14:paraId="41CD5479" w14:textId="324B36FF" w:rsidR="00AD5AD6" w:rsidRPr="00AD5AD6" w:rsidRDefault="00AD5AD6" w:rsidP="00AD5AD6">
      <w:pPr>
        <w:rPr>
          <w:i/>
          <w:iCs/>
        </w:rPr>
      </w:pPr>
      <w:r w:rsidRPr="00AD5AD6">
        <w:rPr>
          <w:i/>
          <w:iCs/>
        </w:rPr>
        <w:t>The data is clear, the need for workforce development organizations to continue focusing on filling jobs in rural Minnesota will continue and likely be as severe as originally projected</w:t>
      </w:r>
      <w:r>
        <w:rPr>
          <w:i/>
          <w:iCs/>
        </w:rPr>
        <w:t xml:space="preserve"> before the pandemic began</w:t>
      </w:r>
      <w:r w:rsidRPr="00AD5AD6">
        <w:rPr>
          <w:i/>
          <w:iCs/>
        </w:rPr>
        <w:t xml:space="preserve">. The largest change in that trend is that there is now projected to be a </w:t>
      </w:r>
      <w:commentRangeStart w:id="5"/>
      <w:r w:rsidRPr="00AD5AD6">
        <w:rPr>
          <w:i/>
          <w:iCs/>
        </w:rPr>
        <w:t>workforce surplus</w:t>
      </w:r>
      <w:commentRangeEnd w:id="5"/>
      <w:r w:rsidR="002813D2">
        <w:rPr>
          <w:rStyle w:val="CommentReference"/>
        </w:rPr>
        <w:commentReference w:id="5"/>
      </w:r>
      <w:ins w:id="6" w:author="mwerner@crpd.onmicrosoft.com" w:date="2020-12-08T14:37:00Z">
        <w:r w:rsidR="002813D2">
          <w:rPr>
            <w:i/>
            <w:iCs/>
          </w:rPr>
          <w:t xml:space="preserve">, but </w:t>
        </w:r>
      </w:ins>
      <w:del w:id="7" w:author="mwerner@crpd.onmicrosoft.com" w:date="2020-12-08T14:37:00Z">
        <w:r w:rsidRPr="00AD5AD6" w:rsidDel="002813D2">
          <w:rPr>
            <w:i/>
            <w:iCs/>
          </w:rPr>
          <w:delText xml:space="preserve"> </w:delText>
        </w:r>
      </w:del>
      <w:r w:rsidRPr="00AD5AD6">
        <w:rPr>
          <w:i/>
          <w:iCs/>
        </w:rPr>
        <w:t>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015077F" w14:textId="77777777" w:rsidR="00AD5AD6" w:rsidRPr="00AD5AD6" w:rsidRDefault="00AD5AD6" w:rsidP="00AD5AD6">
      <w:pPr>
        <w:spacing w:after="120"/>
        <w:rPr>
          <w:rFonts w:ascii="Avenir" w:eastAsia="Avenir" w:hAnsi="Avenir" w:cs="Avenir"/>
          <w:i/>
          <w:szCs w:val="22"/>
        </w:rPr>
      </w:pPr>
    </w:p>
    <w:p w14:paraId="090C3F91" w14:textId="3548F978" w:rsidR="000E1F91" w:rsidRDefault="000E1F91" w:rsidP="00B75E21">
      <w:pPr>
        <w:pStyle w:val="Heading1"/>
      </w:pPr>
      <w:r>
        <w:t>Before the pandemi</w:t>
      </w:r>
      <w:r w:rsidR="00AD3857">
        <w:t>c: trying to find workers</w:t>
      </w:r>
    </w:p>
    <w:p w14:paraId="2320445B" w14:textId="108026A3" w:rsidR="00DF3C36" w:rsidRDefault="00DF3C36" w:rsidP="00DF3C36">
      <w:pPr>
        <w:spacing w:after="120"/>
        <w:rPr>
          <w:rFonts w:ascii="Avenir" w:eastAsia="Avenir" w:hAnsi="Avenir" w:cs="Avenir"/>
          <w:iCs/>
          <w:szCs w:val="22"/>
        </w:rPr>
      </w:pPr>
      <w:r>
        <w:rPr>
          <w:rFonts w:ascii="Avenir" w:eastAsia="Avenir" w:hAnsi="Avenir" w:cs="Avenir"/>
          <w:iCs/>
          <w:szCs w:val="22"/>
        </w:rPr>
        <w:t xml:space="preserve">It seems like a lifetime ago that rural workforce development organizations were </w:t>
      </w:r>
      <w:ins w:id="8" w:author="mwerner@crpd.onmicrosoft.com" w:date="2020-12-08T14:40:00Z">
        <w:r w:rsidR="00145DA7">
          <w:rPr>
            <w:rFonts w:ascii="Avenir" w:eastAsia="Avenir" w:hAnsi="Avenir" w:cs="Avenir"/>
            <w:iCs/>
            <w:szCs w:val="22"/>
          </w:rPr>
          <w:t>searching for workers to fill job vacancies in rural Minnesota</w:t>
        </w:r>
      </w:ins>
      <w:ins w:id="9" w:author="Marnie Werner" w:date="2020-12-11T12:23:00Z">
        <w:r w:rsidR="00321C4A">
          <w:rPr>
            <w:rFonts w:ascii="Avenir" w:eastAsia="Avenir" w:hAnsi="Avenir" w:cs="Avenir"/>
            <w:iCs/>
            <w:szCs w:val="22"/>
          </w:rPr>
          <w:t>,</w:t>
        </w:r>
      </w:ins>
      <w:ins w:id="10" w:author="mwerner@crpd.onmicrosoft.com" w:date="2020-12-08T14:40:00Z">
        <w:del w:id="11" w:author="Marnie Werner" w:date="2020-12-11T12:23:00Z">
          <w:r w:rsidR="00145DA7" w:rsidDel="00321C4A">
            <w:rPr>
              <w:rFonts w:ascii="Avenir" w:eastAsia="Avenir" w:hAnsi="Avenir" w:cs="Avenir"/>
              <w:iCs/>
              <w:szCs w:val="22"/>
            </w:rPr>
            <w:delText>.</w:delText>
          </w:r>
        </w:del>
        <w:r w:rsidR="00145DA7">
          <w:rPr>
            <w:rFonts w:ascii="Avenir" w:eastAsia="Avenir" w:hAnsi="Avenir" w:cs="Avenir"/>
            <w:iCs/>
            <w:szCs w:val="22"/>
          </w:rPr>
          <w:t xml:space="preserve"> </w:t>
        </w:r>
      </w:ins>
      <w:r>
        <w:rPr>
          <w:rFonts w:ascii="Avenir" w:eastAsia="Avenir" w:hAnsi="Avenir" w:cs="Avenir"/>
          <w:iCs/>
          <w:szCs w:val="22"/>
        </w:rPr>
        <w:t xml:space="preserve">innovating new programs and strategies to increase their workforce. Up until March 2020, the job vacancy rate (number of job vacancies as </w:t>
      </w:r>
      <w:r>
        <w:rPr>
          <w:rFonts w:ascii="Avenir" w:eastAsia="Avenir" w:hAnsi="Avenir" w:cs="Avenir"/>
          <w:iCs/>
          <w:szCs w:val="22"/>
        </w:rPr>
        <w:lastRenderedPageBreak/>
        <w:t xml:space="preserve">a percentage of filled jobs) </w:t>
      </w:r>
      <w:del w:id="12" w:author="Marnie Werner" w:date="2020-12-11T12:24:00Z">
        <w:r w:rsidDel="000657EE">
          <w:rPr>
            <w:rFonts w:ascii="Avenir" w:eastAsia="Avenir" w:hAnsi="Avenir" w:cs="Avenir"/>
            <w:iCs/>
            <w:szCs w:val="22"/>
          </w:rPr>
          <w:delText>were</w:delText>
        </w:r>
      </w:del>
      <w:ins w:id="13" w:author="Marnie Werner" w:date="2020-12-11T12:24:00Z">
        <w:r w:rsidR="000657EE">
          <w:rPr>
            <w:rFonts w:ascii="Avenir" w:eastAsia="Avenir" w:hAnsi="Avenir" w:cs="Avenir"/>
            <w:iCs/>
            <w:szCs w:val="22"/>
          </w:rPr>
          <w:t>was</w:t>
        </w:r>
      </w:ins>
      <w:r>
        <w:rPr>
          <w:rFonts w:ascii="Avenir" w:eastAsia="Avenir" w:hAnsi="Avenir" w:cs="Avenir"/>
          <w:iCs/>
          <w:szCs w:val="22"/>
        </w:rPr>
        <w:t xml:space="preserve"> not only highest in rural regions, but </w:t>
      </w:r>
      <w:del w:id="14" w:author="Marnie Werner" w:date="2020-12-11T12:24:00Z">
        <w:r w:rsidDel="00B21E07">
          <w:rPr>
            <w:rFonts w:ascii="Avenir" w:eastAsia="Avenir" w:hAnsi="Avenir" w:cs="Avenir"/>
            <w:iCs/>
            <w:szCs w:val="22"/>
          </w:rPr>
          <w:delText xml:space="preserve">they were </w:delText>
        </w:r>
      </w:del>
      <w:r>
        <w:rPr>
          <w:rFonts w:ascii="Avenir" w:eastAsia="Avenir" w:hAnsi="Avenir" w:cs="Avenir"/>
          <w:iCs/>
          <w:szCs w:val="22"/>
        </w:rPr>
        <w:t xml:space="preserve">at the highest </w:t>
      </w:r>
      <w:del w:id="15" w:author="Marnie Werner" w:date="2020-12-11T12:24:00Z">
        <w:r w:rsidDel="00DF565B">
          <w:rPr>
            <w:rFonts w:ascii="Avenir" w:eastAsia="Avenir" w:hAnsi="Avenir" w:cs="Avenir"/>
            <w:iCs/>
            <w:szCs w:val="22"/>
          </w:rPr>
          <w:delText xml:space="preserve">they’ve </w:delText>
        </w:r>
      </w:del>
      <w:ins w:id="16" w:author="Marnie Werner" w:date="2020-12-11T12:24:00Z">
        <w:r w:rsidR="00DF565B">
          <w:rPr>
            <w:rFonts w:ascii="Avenir" w:eastAsia="Avenir" w:hAnsi="Avenir" w:cs="Avenir"/>
            <w:iCs/>
            <w:szCs w:val="22"/>
          </w:rPr>
          <w:t xml:space="preserve">it’s </w:t>
        </w:r>
      </w:ins>
      <w:r>
        <w:rPr>
          <w:rFonts w:ascii="Avenir" w:eastAsia="Avenir" w:hAnsi="Avenir" w:cs="Avenir"/>
          <w:iCs/>
          <w:szCs w:val="22"/>
        </w:rPr>
        <w:t>been since data collection began.</w:t>
      </w:r>
    </w:p>
    <w:p w14:paraId="4E665FF6" w14:textId="01AB64D8" w:rsidR="00092760" w:rsidRDefault="00145DA7" w:rsidP="00DF3C36">
      <w:pPr>
        <w:spacing w:after="120"/>
        <w:rPr>
          <w:rFonts w:ascii="Avenir" w:eastAsia="Avenir" w:hAnsi="Avenir" w:cs="Avenir"/>
          <w:iCs/>
          <w:szCs w:val="22"/>
        </w:rPr>
      </w:pPr>
      <w:ins w:id="17" w:author="mwerner@crpd.onmicrosoft.com" w:date="2020-12-08T14:41:00Z">
        <w:r>
          <w:rPr>
            <w:rFonts w:ascii="Avenir" w:eastAsia="Avenir" w:hAnsi="Avenir" w:cs="Avenir"/>
            <w:iCs/>
            <w:szCs w:val="22"/>
          </w:rPr>
          <w:t>In rural Minnesota</w:t>
        </w:r>
      </w:ins>
      <w:del w:id="18" w:author="mwerner@crpd.onmicrosoft.com" w:date="2020-12-08T14:41:00Z">
        <w:r w:rsidR="00092760" w:rsidDel="00145DA7">
          <w:rPr>
            <w:rFonts w:ascii="Avenir" w:eastAsia="Avenir" w:hAnsi="Avenir" w:cs="Avenir"/>
            <w:iCs/>
            <w:szCs w:val="22"/>
          </w:rPr>
          <w:delText>By 2019</w:delText>
        </w:r>
      </w:del>
      <w:r w:rsidR="00092760">
        <w:rPr>
          <w:rFonts w:ascii="Avenir" w:eastAsia="Avenir" w:hAnsi="Avenir" w:cs="Avenir"/>
          <w:iCs/>
          <w:szCs w:val="22"/>
        </w:rPr>
        <w:t xml:space="preserve">, the job vacancy rate </w:t>
      </w:r>
      <w:del w:id="19" w:author="Marnie Werner" w:date="2020-12-11T12:25:00Z">
        <w:r w:rsidR="00092760" w:rsidDel="00DF565B">
          <w:rPr>
            <w:rFonts w:ascii="Avenir" w:eastAsia="Avenir" w:hAnsi="Avenir" w:cs="Avenir"/>
            <w:iCs/>
            <w:szCs w:val="22"/>
          </w:rPr>
          <w:delText xml:space="preserve">had </w:delText>
        </w:r>
      </w:del>
      <w:r w:rsidR="00092760">
        <w:rPr>
          <w:rFonts w:ascii="Avenir" w:eastAsia="Avenir" w:hAnsi="Avenir" w:cs="Avenir"/>
          <w:iCs/>
          <w:szCs w:val="22"/>
        </w:rPr>
        <w:t>increased from less than 2% in 2008 to nearly 6%</w:t>
      </w:r>
      <w:ins w:id="20" w:author="mwerner@crpd.onmicrosoft.com" w:date="2020-12-08T14:41:00Z">
        <w:r>
          <w:rPr>
            <w:rFonts w:ascii="Avenir" w:eastAsia="Avenir" w:hAnsi="Avenir" w:cs="Avenir"/>
            <w:iCs/>
            <w:szCs w:val="22"/>
          </w:rPr>
          <w:t xml:space="preserve"> in 2019</w:t>
        </w:r>
      </w:ins>
      <w:del w:id="21" w:author="mwerner@crpd.onmicrosoft.com" w:date="2020-12-08T14:41:00Z">
        <w:r w:rsidR="00092760" w:rsidDel="00145DA7">
          <w:rPr>
            <w:rFonts w:ascii="Avenir" w:eastAsia="Avenir" w:hAnsi="Avenir" w:cs="Avenir"/>
            <w:iCs/>
            <w:szCs w:val="22"/>
          </w:rPr>
          <w:delText xml:space="preserve"> in rural Minnesota</w:delText>
        </w:r>
      </w:del>
      <w:r w:rsidR="00092760">
        <w:rPr>
          <w:rFonts w:ascii="Avenir" w:eastAsia="Avenir" w:hAnsi="Avenir" w:cs="Avenir"/>
          <w:iCs/>
          <w:szCs w:val="22"/>
        </w:rPr>
        <w:t xml:space="preserve">. </w:t>
      </w:r>
      <w:del w:id="22" w:author="Marnie Werner" w:date="2020-12-11T12:26:00Z">
        <w:r w:rsidR="00092760" w:rsidDel="00180E86">
          <w:rPr>
            <w:rFonts w:ascii="Avenir" w:eastAsia="Avenir" w:hAnsi="Avenir" w:cs="Avenir"/>
            <w:iCs/>
            <w:szCs w:val="22"/>
          </w:rPr>
          <w:delText xml:space="preserve">The highest vacancy rate exists in </w:delText>
        </w:r>
      </w:del>
      <w:r w:rsidR="00092760">
        <w:rPr>
          <w:rFonts w:ascii="Avenir" w:eastAsia="Avenir" w:hAnsi="Avenir" w:cs="Avenir"/>
          <w:iCs/>
          <w:szCs w:val="22"/>
        </w:rPr>
        <w:t>Southwest Minnesota</w:t>
      </w:r>
      <w:ins w:id="23" w:author="Marnie Werner" w:date="2020-12-11T12:26:00Z">
        <w:r w:rsidR="00180E86">
          <w:rPr>
            <w:rFonts w:ascii="Avenir" w:eastAsia="Avenir" w:hAnsi="Avenir" w:cs="Avenir"/>
            <w:iCs/>
            <w:szCs w:val="22"/>
          </w:rPr>
          <w:t>’s vacancy rate sat at</w:t>
        </w:r>
      </w:ins>
      <w:ins w:id="24" w:author="mwerner@crpd.onmicrosoft.com" w:date="2020-12-08T14:41:00Z">
        <w:del w:id="25" w:author="Marnie Werner" w:date="2020-12-11T12:26:00Z">
          <w:r w:rsidDel="00180E86">
            <w:rPr>
              <w:rFonts w:ascii="Avenir" w:eastAsia="Avenir" w:hAnsi="Avenir" w:cs="Avenir"/>
              <w:iCs/>
              <w:szCs w:val="22"/>
            </w:rPr>
            <w:delText>,</w:delText>
          </w:r>
        </w:del>
      </w:ins>
      <w:del w:id="26" w:author="Marnie Werner" w:date="2020-12-11T12:26:00Z">
        <w:r w:rsidR="00092760" w:rsidDel="00B90964">
          <w:rPr>
            <w:rFonts w:ascii="Avenir" w:eastAsia="Avenir" w:hAnsi="Avenir" w:cs="Avenir"/>
            <w:iCs/>
            <w:szCs w:val="22"/>
          </w:rPr>
          <w:delText xml:space="preserve"> where it was</w:delText>
        </w:r>
      </w:del>
      <w:r w:rsidR="00092760">
        <w:rPr>
          <w:rFonts w:ascii="Avenir" w:eastAsia="Avenir" w:hAnsi="Avenir" w:cs="Avenir"/>
          <w:iCs/>
          <w:szCs w:val="22"/>
        </w:rPr>
        <w:t xml:space="preserve"> 6%, followed by 5.6% in Northeast and 5.2% in Northwest</w:t>
      </w:r>
      <w:ins w:id="27" w:author="mwerner@crpd.onmicrosoft.com" w:date="2020-12-08T14:42:00Z">
        <w:r>
          <w:rPr>
            <w:rFonts w:ascii="Avenir" w:eastAsia="Avenir" w:hAnsi="Avenir" w:cs="Avenir"/>
            <w:iCs/>
            <w:szCs w:val="22"/>
          </w:rPr>
          <w:t xml:space="preserve">, </w:t>
        </w:r>
      </w:ins>
      <w:del w:id="28" w:author="mwerner@crpd.onmicrosoft.com" w:date="2020-12-08T14:42:00Z">
        <w:r w:rsidR="00092760" w:rsidDel="00145DA7">
          <w:rPr>
            <w:rFonts w:ascii="Avenir" w:eastAsia="Avenir" w:hAnsi="Avenir" w:cs="Avenir"/>
            <w:iCs/>
            <w:szCs w:val="22"/>
          </w:rPr>
          <w:delText xml:space="preserve">. These </w:delText>
        </w:r>
      </w:del>
      <w:r w:rsidR="00092760">
        <w:rPr>
          <w:rFonts w:ascii="Avenir" w:eastAsia="Avenir" w:hAnsi="Avenir" w:cs="Avenir"/>
          <w:iCs/>
          <w:szCs w:val="22"/>
        </w:rPr>
        <w:t xml:space="preserve">rates </w:t>
      </w:r>
      <w:del w:id="29" w:author="mwerner@crpd.onmicrosoft.com" w:date="2020-12-08T14:42:00Z">
        <w:r w:rsidR="00092760" w:rsidDel="00145DA7">
          <w:rPr>
            <w:rFonts w:ascii="Avenir" w:eastAsia="Avenir" w:hAnsi="Avenir" w:cs="Avenir"/>
            <w:iCs/>
            <w:szCs w:val="22"/>
          </w:rPr>
          <w:delText xml:space="preserve">are </w:delText>
        </w:r>
      </w:del>
      <w:ins w:id="30" w:author="mwerner@crpd.onmicrosoft.com" w:date="2020-12-08T14:42:00Z">
        <w:r>
          <w:rPr>
            <w:rFonts w:ascii="Avenir" w:eastAsia="Avenir" w:hAnsi="Avenir" w:cs="Avenir"/>
            <w:iCs/>
            <w:szCs w:val="22"/>
          </w:rPr>
          <w:t xml:space="preserve">that were </w:t>
        </w:r>
      </w:ins>
      <w:r w:rsidR="00092760">
        <w:rPr>
          <w:rFonts w:ascii="Avenir" w:eastAsia="Avenir" w:hAnsi="Avenir" w:cs="Avenir"/>
          <w:iCs/>
          <w:szCs w:val="22"/>
        </w:rPr>
        <w:t xml:space="preserve">considerably higher than the 4.7% rate found in the </w:t>
      </w:r>
      <w:ins w:id="31" w:author="mwerner@crpd.onmicrosoft.com" w:date="2020-12-08T14:42:00Z">
        <w:r>
          <w:rPr>
            <w:rFonts w:ascii="Avenir" w:eastAsia="Avenir" w:hAnsi="Avenir" w:cs="Avenir"/>
            <w:iCs/>
            <w:szCs w:val="22"/>
          </w:rPr>
          <w:t xml:space="preserve">Twin Cities </w:t>
        </w:r>
      </w:ins>
      <w:r w:rsidR="00092760">
        <w:rPr>
          <w:rFonts w:ascii="Avenir" w:eastAsia="Avenir" w:hAnsi="Avenir" w:cs="Avenir"/>
          <w:iCs/>
          <w:szCs w:val="22"/>
        </w:rPr>
        <w:t>Seven County Metro (</w:t>
      </w:r>
      <w:r w:rsidR="00092760">
        <w:rPr>
          <w:rFonts w:ascii="Avenir" w:eastAsia="Avenir" w:hAnsi="Avenir" w:cs="Avenir"/>
          <w:iCs/>
          <w:szCs w:val="22"/>
        </w:rPr>
        <w:fldChar w:fldCharType="begin"/>
      </w:r>
      <w:r w:rsidR="00092760">
        <w:rPr>
          <w:rFonts w:ascii="Avenir" w:eastAsia="Avenir" w:hAnsi="Avenir" w:cs="Avenir"/>
          <w:iCs/>
          <w:szCs w:val="22"/>
        </w:rPr>
        <w:instrText xml:space="preserve"> REF _Ref57626511 \h </w:instrText>
      </w:r>
      <w:r w:rsidR="00092760">
        <w:rPr>
          <w:rFonts w:ascii="Avenir" w:eastAsia="Avenir" w:hAnsi="Avenir" w:cs="Avenir"/>
          <w:iCs/>
          <w:szCs w:val="22"/>
        </w:rPr>
      </w:r>
      <w:r w:rsidR="00092760">
        <w:rPr>
          <w:rFonts w:ascii="Avenir" w:eastAsia="Avenir" w:hAnsi="Avenir" w:cs="Avenir"/>
          <w:iCs/>
          <w:szCs w:val="22"/>
        </w:rPr>
        <w:fldChar w:fldCharType="separate"/>
      </w:r>
      <w:r w:rsidR="00092760">
        <w:t xml:space="preserve">Figure </w:t>
      </w:r>
      <w:r w:rsidR="00092760">
        <w:rPr>
          <w:noProof/>
        </w:rPr>
        <w:t>1</w:t>
      </w:r>
      <w:r w:rsidR="00092760">
        <w:rPr>
          <w:rFonts w:ascii="Avenir" w:eastAsia="Avenir" w:hAnsi="Avenir" w:cs="Avenir"/>
          <w:iCs/>
          <w:szCs w:val="22"/>
        </w:rPr>
        <w:fldChar w:fldCharType="end"/>
      </w:r>
      <w:r w:rsidR="00092760">
        <w:rPr>
          <w:rFonts w:ascii="Avenir" w:eastAsia="Avenir" w:hAnsi="Avenir" w:cs="Avenir"/>
          <w:iCs/>
          <w:szCs w:val="22"/>
        </w:rPr>
        <w:t>)</w:t>
      </w:r>
      <w:ins w:id="32" w:author="mwerner@crpd.onmicrosoft.com" w:date="2020-12-08T14:42:00Z">
        <w:r>
          <w:rPr>
            <w:rFonts w:ascii="Avenir" w:eastAsia="Avenir" w:hAnsi="Avenir" w:cs="Avenir"/>
            <w:iCs/>
            <w:szCs w:val="22"/>
          </w:rPr>
          <w:t>.</w:t>
        </w:r>
      </w:ins>
      <w:r w:rsidR="00092760">
        <w:rPr>
          <w:rFonts w:ascii="Avenir" w:eastAsia="Avenir" w:hAnsi="Avenir" w:cs="Avenir"/>
          <w:iCs/>
          <w:szCs w:val="22"/>
        </w:rPr>
        <w:t xml:space="preserve"> </w:t>
      </w:r>
    </w:p>
    <w:p w14:paraId="3AA2F4A7" w14:textId="18908B8E" w:rsidR="00DF3C36" w:rsidRDefault="00DF3C36" w:rsidP="00DF3C36">
      <w:pPr>
        <w:spacing w:after="120"/>
        <w:rPr>
          <w:rFonts w:ascii="Avenir" w:eastAsia="Avenir" w:hAnsi="Avenir" w:cs="Avenir"/>
          <w:iCs/>
          <w:szCs w:val="22"/>
        </w:rPr>
      </w:pPr>
    </w:p>
    <w:p w14:paraId="56341F40" w14:textId="77777777" w:rsidR="00092760" w:rsidRDefault="00092760" w:rsidP="00092760">
      <w:pPr>
        <w:keepNext/>
        <w:spacing w:after="120"/>
        <w:jc w:val="center"/>
      </w:pPr>
      <w:r>
        <w:rPr>
          <w:rFonts w:ascii="Avenir" w:eastAsia="Avenir" w:hAnsi="Avenir" w:cs="Avenir"/>
          <w:iCs/>
          <w:noProof/>
          <w:szCs w:val="22"/>
        </w:rPr>
        <w:drawing>
          <wp:inline distT="0" distB="0" distL="0" distR="0" wp14:anchorId="624F2EFB" wp14:editId="75BD1C58">
            <wp:extent cx="59436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7C4674BD" w14:textId="477374CA" w:rsidR="00DF3C36" w:rsidRDefault="00092760" w:rsidP="00092760">
      <w:pPr>
        <w:pStyle w:val="Caption"/>
      </w:pPr>
      <w:bookmarkStart w:id="33" w:name="_Ref57626511"/>
      <w:r>
        <w:t xml:space="preserve">Figure </w:t>
      </w:r>
      <w:fldSimple w:instr=" SEQ Figure \* ARABIC ">
        <w:r w:rsidR="000110BB">
          <w:rPr>
            <w:noProof/>
          </w:rPr>
          <w:t>1</w:t>
        </w:r>
      </w:fldSimple>
      <w:bookmarkEnd w:id="33"/>
      <w:r>
        <w:t>: Job vacancy rate is the average number of job vacancies each quarter as a percentage of total jobs in the region. The highest vacancy rates are found in rural Minnesota. Source: MN DEED - Job Vacancy Survey</w:t>
      </w:r>
    </w:p>
    <w:p w14:paraId="0EF354BD" w14:textId="280680FF" w:rsidR="009154F7" w:rsidRDefault="009154F7" w:rsidP="009154F7"/>
    <w:p w14:paraId="08F058B6" w14:textId="565E1C09" w:rsidR="009154F7" w:rsidRDefault="009154F7" w:rsidP="009154F7">
      <w:r>
        <w:t xml:space="preserve">Not only </w:t>
      </w:r>
      <w:r w:rsidR="001D4973">
        <w:t>were</w:t>
      </w:r>
      <w:r>
        <w:t xml:space="preserve"> the job vacancy rate</w:t>
      </w:r>
      <w:r w:rsidR="001D4973">
        <w:t>s</w:t>
      </w:r>
      <w:r>
        <w:t xml:space="preserve"> highest in rural Minnesota, but the number of job vacancies that were offering health</w:t>
      </w:r>
      <w:r w:rsidR="000E1F91">
        <w:t xml:space="preserve"> insurance benefits and were full</w:t>
      </w:r>
      <w:ins w:id="34" w:author="mwerner@crpd.onmicrosoft.com" w:date="2020-12-08T14:43:00Z">
        <w:r w:rsidR="00F62560">
          <w:t xml:space="preserve"> </w:t>
        </w:r>
      </w:ins>
      <w:r w:rsidR="000E1F91">
        <w:t>time were at all-time highs. In addition, the growth in median wages for job vacancies was highest in regions outside of the Seven County Metro.</w:t>
      </w:r>
    </w:p>
    <w:p w14:paraId="0E85ED73" w14:textId="77777777" w:rsidR="000E1F91" w:rsidRDefault="000E1F91" w:rsidP="009154F7"/>
    <w:p w14:paraId="39548699" w14:textId="25AE6D0F" w:rsidR="000E1F91" w:rsidRDefault="00CD6EBB" w:rsidP="009154F7">
      <w:r>
        <w:t>These high vacancy rates were the result of a number of factors such as demographic changes (retirements), economic growth</w:t>
      </w:r>
      <w:ins w:id="35" w:author="Marnie Werner" w:date="2020-12-11T12:28:00Z">
        <w:r w:rsidR="00FB59D2">
          <w:t>,</w:t>
        </w:r>
      </w:ins>
      <w:r>
        <w:t xml:space="preserve"> </w:t>
      </w:r>
      <w:del w:id="36" w:author="Marnie Werner" w:date="2020-12-11T12:28:00Z">
        <w:r w:rsidDel="00F57D9A">
          <w:delText xml:space="preserve">leading to more jobs </w:delText>
        </w:r>
      </w:del>
      <w:r>
        <w:t>and the lack of a</w:t>
      </w:r>
      <w:del w:id="37" w:author="mwerner@crpd.onmicrosoft.com" w:date="2020-12-08T14:44:00Z">
        <w:r w:rsidDel="00F62560">
          <w:delText>n</w:delText>
        </w:r>
      </w:del>
      <w:r>
        <w:t xml:space="preserve"> </w:t>
      </w:r>
      <w:del w:id="38" w:author="mwerner@crpd.onmicrosoft.com" w:date="2020-12-08T14:44:00Z">
        <w:r w:rsidDel="00F62560">
          <w:delText xml:space="preserve">unemployment </w:delText>
        </w:r>
      </w:del>
      <w:r>
        <w:t xml:space="preserve">pool </w:t>
      </w:r>
      <w:ins w:id="39" w:author="mwerner@crpd.onmicrosoft.com" w:date="2020-12-08T14:44:00Z">
        <w:r w:rsidR="00F62560">
          <w:t xml:space="preserve">of available workers </w:t>
        </w:r>
      </w:ins>
      <w:r>
        <w:t xml:space="preserve">with applicable skills. </w:t>
      </w:r>
      <w:r w:rsidR="009154F7">
        <w:t>In response to the needs of employers, workforce development organizations made finding workers their number</w:t>
      </w:r>
      <w:ins w:id="40" w:author="mwerner@crpd.onmicrosoft.com" w:date="2020-12-08T14:44:00Z">
        <w:r w:rsidR="00F62560">
          <w:t>-</w:t>
        </w:r>
      </w:ins>
      <w:del w:id="41" w:author="mwerner@crpd.onmicrosoft.com" w:date="2020-12-08T14:44:00Z">
        <w:r w:rsidR="009154F7" w:rsidDel="00F62560">
          <w:delText xml:space="preserve"> </w:delText>
        </w:r>
      </w:del>
      <w:r w:rsidR="009154F7">
        <w:t>on</w:t>
      </w:r>
      <w:ins w:id="42" w:author="mwerner@crpd.onmicrosoft.com" w:date="2020-12-08T14:44:00Z">
        <w:r w:rsidR="00F62560">
          <w:t>e</w:t>
        </w:r>
      </w:ins>
      <w:r w:rsidR="009154F7">
        <w:t xml:space="preserve"> priority and were innovating and developing new programs</w:t>
      </w:r>
      <w:r w:rsidR="000E1F91">
        <w:t xml:space="preserve"> </w:t>
      </w:r>
      <w:r w:rsidR="000E1F91">
        <w:lastRenderedPageBreak/>
        <w:t>focused on attracting new residents to their regions, engaging populations with high barriers to employment such as individuals with disabilities or criminal backgrounds, and showcasing local career opportunities to high school students. Over the last two years the Center for Rural Policy and Development has developed in-depth reports highlighting these strategies and the barriers workforce development organizations were facing in continuing to innovate</w:t>
      </w:r>
      <w:ins w:id="43" w:author="mwerner@crpd.onmicrosoft.com" w:date="2020-12-08T14:45:00Z">
        <w:r w:rsidR="00F62560">
          <w:t>.</w:t>
        </w:r>
      </w:ins>
      <w:r w:rsidR="000E1F91">
        <w:rPr>
          <w:rStyle w:val="FootnoteReference"/>
        </w:rPr>
        <w:footnoteReference w:id="1"/>
      </w:r>
      <w:r w:rsidR="000E1F91">
        <w:t xml:space="preserve"> </w:t>
      </w:r>
    </w:p>
    <w:p w14:paraId="51BC0B8C" w14:textId="5906E955" w:rsidR="00442CEE" w:rsidRDefault="00442CEE" w:rsidP="009154F7"/>
    <w:p w14:paraId="11F1B32D" w14:textId="77777777" w:rsidR="00161E4C" w:rsidRDefault="00442CEE" w:rsidP="00B009D8">
      <w:pPr>
        <w:rPr>
          <w:ins w:id="44" w:author="Marnie Werner" w:date="2020-12-11T12:32:00Z"/>
        </w:rPr>
      </w:pPr>
      <w:r>
        <w:t>The question now is</w:t>
      </w:r>
      <w:ins w:id="45" w:author="Marnie Werner" w:date="2020-12-11T12:30:00Z">
        <w:r w:rsidR="00EF6314">
          <w:t>,</w:t>
        </w:r>
      </w:ins>
      <w:r>
        <w:t xml:space="preserve"> </w:t>
      </w:r>
      <w:ins w:id="46" w:author="Marnie Werner" w:date="2020-12-11T12:30:00Z">
        <w:r w:rsidR="00D24126">
          <w:t>“H</w:t>
        </w:r>
      </w:ins>
      <w:del w:id="47" w:author="Marnie Werner" w:date="2020-12-11T12:30:00Z">
        <w:r w:rsidDel="00D24126">
          <w:delText>h</w:delText>
        </w:r>
      </w:del>
      <w:r>
        <w:t>ow has the pandemic impacted these workforce and job trends?</w:t>
      </w:r>
      <w:ins w:id="48" w:author="Marnie Werner" w:date="2020-12-11T12:30:00Z">
        <w:r w:rsidR="00D24126">
          <w:t>”</w:t>
        </w:r>
      </w:ins>
      <w:r>
        <w:t xml:space="preserve"> </w:t>
      </w:r>
    </w:p>
    <w:p w14:paraId="6A257A5B" w14:textId="77777777" w:rsidR="00161E4C" w:rsidRDefault="00161E4C" w:rsidP="00B009D8">
      <w:pPr>
        <w:rPr>
          <w:ins w:id="49" w:author="Marnie Werner" w:date="2020-12-11T12:32:00Z"/>
        </w:rPr>
      </w:pPr>
    </w:p>
    <w:p w14:paraId="061A9351" w14:textId="292CB868" w:rsidR="00F43280" w:rsidRDefault="00B009D8" w:rsidP="00B009D8">
      <w:pPr>
        <w:rPr>
          <w:ins w:id="50" w:author="mwerner@crpd.onmicrosoft.com" w:date="2020-12-08T14:46:00Z"/>
        </w:rPr>
      </w:pPr>
      <w:r>
        <w:t xml:space="preserve">During the initial phase of the public health response </w:t>
      </w:r>
      <w:del w:id="51" w:author="mwerner@crpd.onmicrosoft.com" w:date="2020-12-08T14:45:00Z">
        <w:r w:rsidDel="00F43280">
          <w:delText xml:space="preserve">to </w:delText>
        </w:r>
      </w:del>
      <w:ins w:id="52" w:author="mwerner@crpd.onmicrosoft.com" w:date="2020-12-08T14:45:00Z">
        <w:r w:rsidR="00F43280">
          <w:t xml:space="preserve">aimed at </w:t>
        </w:r>
      </w:ins>
      <w:r>
        <w:t xml:space="preserve">limiting the spread of COVID-19, </w:t>
      </w:r>
      <w:del w:id="53" w:author="Marnie Werner" w:date="2020-12-11T12:32:00Z">
        <w:r w:rsidDel="00DE78B4">
          <w:delText xml:space="preserve">it was </w:delText>
        </w:r>
      </w:del>
      <w:ins w:id="54" w:author="Marnie Werner" w:date="2020-12-11T12:32:00Z">
        <w:r w:rsidR="00DE78B4">
          <w:t xml:space="preserve">officials </w:t>
        </w:r>
      </w:ins>
      <w:r>
        <w:t xml:space="preserve">expected </w:t>
      </w:r>
      <w:del w:id="55" w:author="Marnie Werner" w:date="2020-12-11T12:32:00Z">
        <w:r w:rsidDel="00DE78B4">
          <w:delText xml:space="preserve">that </w:delText>
        </w:r>
      </w:del>
      <w:r>
        <w:t xml:space="preserve">unemployment </w:t>
      </w:r>
      <w:del w:id="56" w:author="Marnie Werner" w:date="2020-12-11T12:32:00Z">
        <w:r w:rsidDel="00DE78B4">
          <w:delText xml:space="preserve">would </w:delText>
        </w:r>
      </w:del>
      <w:ins w:id="57" w:author="Marnie Werner" w:date="2020-12-11T12:32:00Z">
        <w:r w:rsidR="00DE78B4">
          <w:t xml:space="preserve">to </w:t>
        </w:r>
      </w:ins>
      <w:r>
        <w:t>increase significantly</w:t>
      </w:r>
      <w:ins w:id="58" w:author="Marnie Werner" w:date="2020-12-11T12:32:00Z">
        <w:r w:rsidR="00161E4C">
          <w:t xml:space="preserve">, and </w:t>
        </w:r>
      </w:ins>
      <w:del w:id="59" w:author="Marnie Werner" w:date="2020-12-11T12:32:00Z">
        <w:r w:rsidDel="00161E4C">
          <w:delText>.</w:delText>
        </w:r>
      </w:del>
      <w:r>
        <w:t xml:space="preserve"> </w:t>
      </w:r>
      <w:del w:id="60" w:author="Marnie Werner" w:date="2020-12-11T12:33:00Z">
        <w:r w:rsidDel="00161E4C">
          <w:delText>F</w:delText>
        </w:r>
        <w:r w:rsidDel="00BC35E5">
          <w:delText xml:space="preserve">ollowing the reopening of non-essential businesses, </w:delText>
        </w:r>
      </w:del>
      <w:r>
        <w:t xml:space="preserve">the focus continues to be on our unemployed individuals. </w:t>
      </w:r>
    </w:p>
    <w:p w14:paraId="397A574C" w14:textId="77777777" w:rsidR="00F43280" w:rsidRDefault="00F43280" w:rsidP="00B009D8">
      <w:pPr>
        <w:rPr>
          <w:ins w:id="61" w:author="mwerner@crpd.onmicrosoft.com" w:date="2020-12-08T14:46:00Z"/>
        </w:rPr>
      </w:pPr>
    </w:p>
    <w:p w14:paraId="497C3EEE" w14:textId="77777777" w:rsidR="000959C6" w:rsidRDefault="00B009D8" w:rsidP="00B009D8">
      <w:pPr>
        <w:rPr>
          <w:ins w:id="62" w:author="Marnie Werner" w:date="2020-12-11T12:36:00Z"/>
        </w:rPr>
      </w:pPr>
      <w:r>
        <w:t xml:space="preserve">However, </w:t>
      </w:r>
      <w:ins w:id="63" w:author="Marnie Werner" w:date="2020-12-11T12:34:00Z">
        <w:r w:rsidR="00F51EA0">
          <w:t xml:space="preserve">workforce </w:t>
        </w:r>
      </w:ins>
      <w:r w:rsidR="00471DDF">
        <w:t>data shows that</w:t>
      </w:r>
      <w:ins w:id="64" w:author="Marnie Werner" w:date="2020-12-11T12:34:00Z">
        <w:r w:rsidR="00E35956">
          <w:t>, unlike a normal recession with wid</w:t>
        </w:r>
      </w:ins>
      <w:ins w:id="65" w:author="Marnie Werner" w:date="2020-12-11T12:35:00Z">
        <w:r w:rsidR="00E35956">
          <w:t>espread unemployment,</w:t>
        </w:r>
      </w:ins>
      <w:r w:rsidR="00471DDF">
        <w:t xml:space="preserve"> unemployment</w:t>
      </w:r>
      <w:ins w:id="66" w:author="Marnie Werner" w:date="2020-12-11T12:36:00Z">
        <w:r w:rsidR="006D0F03">
          <w:t xml:space="preserve"> this time</w:t>
        </w:r>
      </w:ins>
      <w:r w:rsidR="00471DDF">
        <w:t xml:space="preserve"> is concentrated in only a few occupations</w:t>
      </w:r>
      <w:ins w:id="67" w:author="Marnie Werner" w:date="2020-12-11T12:36:00Z">
        <w:r w:rsidR="000959C6">
          <w:t>.</w:t>
        </w:r>
      </w:ins>
      <w:r w:rsidR="00471DDF">
        <w:t xml:space="preserve"> </w:t>
      </w:r>
      <w:moveFromRangeStart w:id="68" w:author="Marnie Werner" w:date="2020-12-11T12:36:00Z" w:name="move58582634"/>
      <w:moveFrom w:id="69" w:author="Marnie Werner" w:date="2020-12-11T12:36:00Z">
        <w:r w:rsidR="00471DDF" w:rsidDel="000959C6">
          <w:t xml:space="preserve">while other occupations are again seeing the need for workers. </w:t>
        </w:r>
      </w:moveFrom>
      <w:moveFromRangeEnd w:id="68"/>
      <w:commentRangeStart w:id="70"/>
      <w:ins w:id="71" w:author="mwerner@crpd.onmicrosoft.com" w:date="2020-12-08T15:51:00Z">
        <w:r w:rsidR="00A266CE">
          <w:t xml:space="preserve">(Like industries, </w:t>
        </w:r>
      </w:ins>
      <w:ins w:id="72" w:author="mwerner@crpd.onmicrosoft.com" w:date="2020-12-08T15:52:00Z">
        <w:r w:rsidR="00A266CE">
          <w:t xml:space="preserve">the Bureau of Labor Statistics divides </w:t>
        </w:r>
      </w:ins>
      <w:ins w:id="73" w:author="mwerner@crpd.onmicrosoft.com" w:date="2020-12-08T15:51:00Z">
        <w:r w:rsidR="00A266CE">
          <w:t>occupations into sectors</w:t>
        </w:r>
      </w:ins>
      <w:ins w:id="74" w:author="mwerner@crpd.onmicrosoft.com" w:date="2020-12-08T15:52:00Z">
        <w:r w:rsidR="00A266CE">
          <w:t>. Industry sectors describe what a business does. Occupation sectors describe what the work</w:t>
        </w:r>
      </w:ins>
      <w:ins w:id="75" w:author="mwerner@crpd.onmicrosoft.com" w:date="2020-12-08T15:55:00Z">
        <w:r w:rsidR="00353AB9">
          <w:t>er</w:t>
        </w:r>
      </w:ins>
      <w:ins w:id="76" w:author="mwerner@crpd.onmicrosoft.com" w:date="2020-12-08T15:52:00Z">
        <w:r w:rsidR="00A266CE">
          <w:t xml:space="preserve"> does.</w:t>
        </w:r>
      </w:ins>
      <w:ins w:id="77" w:author="mwerner@crpd.onmicrosoft.com" w:date="2020-12-08T15:53:00Z">
        <w:r w:rsidR="00061955">
          <w:t xml:space="preserve"> A worker could work in a business in the manufacturing sector, but their </w:t>
        </w:r>
      </w:ins>
      <w:ins w:id="78" w:author="mwerner@crpd.onmicrosoft.com" w:date="2020-12-08T15:55:00Z">
        <w:r w:rsidR="00061955">
          <w:t>occupation</w:t>
        </w:r>
      </w:ins>
      <w:ins w:id="79" w:author="mwerner@crpd.onmicrosoft.com" w:date="2020-12-08T15:53:00Z">
        <w:r w:rsidR="00061955">
          <w:t xml:space="preserve"> could be welding or administrative.</w:t>
        </w:r>
      </w:ins>
      <w:ins w:id="80" w:author="mwerner@crpd.onmicrosoft.com" w:date="2020-12-08T15:52:00Z">
        <w:r w:rsidR="00A266CE">
          <w:t>)</w:t>
        </w:r>
      </w:ins>
      <w:commentRangeEnd w:id="70"/>
      <w:ins w:id="81" w:author="mwerner@crpd.onmicrosoft.com" w:date="2020-12-08T15:53:00Z">
        <w:r w:rsidR="00061955">
          <w:rPr>
            <w:rStyle w:val="CommentReference"/>
          </w:rPr>
          <w:commentReference w:id="70"/>
        </w:r>
      </w:ins>
      <w:ins w:id="82" w:author="mwerner@crpd.onmicrosoft.com" w:date="2020-12-08T15:52:00Z">
        <w:r w:rsidR="00A266CE">
          <w:t xml:space="preserve"> </w:t>
        </w:r>
      </w:ins>
    </w:p>
    <w:p w14:paraId="22C276F9" w14:textId="77777777" w:rsidR="0065006E" w:rsidRDefault="0065006E" w:rsidP="00B009D8">
      <w:pPr>
        <w:rPr>
          <w:ins w:id="83" w:author="Marnie Werner" w:date="2020-12-11T12:37:00Z"/>
        </w:rPr>
      </w:pPr>
    </w:p>
    <w:p w14:paraId="79B8F6C5" w14:textId="31D2C881" w:rsidR="000E1F91" w:rsidRDefault="0065006E" w:rsidP="00B009D8">
      <w:pPr>
        <w:rPr>
          <w:ins w:id="84" w:author="Marnie Werner" w:date="2020-12-11T12:41:00Z"/>
        </w:rPr>
      </w:pPr>
      <w:moveToRangeStart w:id="85" w:author="Marnie Werner" w:date="2020-12-11T12:36:00Z" w:name="move58582634"/>
      <w:moveTo w:id="86" w:author="Marnie Werner" w:date="2020-12-11T12:36:00Z">
        <w:del w:id="87" w:author="Marnie Werner" w:date="2020-12-11T12:37:00Z">
          <w:r w:rsidDel="0065006E">
            <w:delText>while o</w:delText>
          </w:r>
          <w:r w:rsidDel="00C64E3A">
            <w:delText xml:space="preserve">ther </w:delText>
          </w:r>
        </w:del>
      </w:moveTo>
      <w:ins w:id="88" w:author="Marnie Werner" w:date="2020-12-11T12:37:00Z">
        <w:r w:rsidR="00C64E3A">
          <w:t>Those</w:t>
        </w:r>
        <w:r w:rsidR="006519E9">
          <w:t xml:space="preserve"> </w:t>
        </w:r>
      </w:ins>
      <w:moveTo w:id="89" w:author="Marnie Werner" w:date="2020-12-11T12:36:00Z">
        <w:r>
          <w:t xml:space="preserve">occupations </w:t>
        </w:r>
      </w:moveTo>
      <w:ins w:id="90" w:author="Marnie Werner" w:date="2020-12-11T12:37:00Z">
        <w:r w:rsidR="006519E9">
          <w:t>exp</w:t>
        </w:r>
      </w:ins>
      <w:ins w:id="91" w:author="Marnie Werner" w:date="2020-12-11T12:38:00Z">
        <w:r w:rsidR="006519E9">
          <w:t xml:space="preserve">eriencing a workforce shortage before the pandemic </w:t>
        </w:r>
      </w:ins>
      <w:moveTo w:id="92" w:author="Marnie Werner" w:date="2020-12-11T12:36:00Z">
        <w:r>
          <w:t xml:space="preserve">are again seeing the need for workers. </w:t>
        </w:r>
      </w:moveTo>
      <w:moveToRangeEnd w:id="85"/>
      <w:r w:rsidR="00471DDF">
        <w:t>This</w:t>
      </w:r>
      <w:ins w:id="93" w:author="Marnie Werner" w:date="2020-12-11T12:39:00Z">
        <w:r w:rsidR="003F680B">
          <w:t xml:space="preserve"> </w:t>
        </w:r>
      </w:ins>
      <w:ins w:id="94" w:author="Marnie Werner" w:date="2020-12-11T12:38:00Z">
        <w:r w:rsidR="003F680B">
          <w:t>situation</w:t>
        </w:r>
      </w:ins>
      <w:r w:rsidR="00471DDF">
        <w:t xml:space="preserve"> provides a unique opportunity </w:t>
      </w:r>
      <w:del w:id="95" w:author="mwerner@crpd.onmicrosoft.com" w:date="2020-12-08T14:46:00Z">
        <w:r w:rsidR="00471DDF" w:rsidDel="00F43280">
          <w:delText xml:space="preserve">for </w:delText>
        </w:r>
      </w:del>
      <w:ins w:id="96" w:author="mwerner@crpd.onmicrosoft.com" w:date="2020-12-08T14:46:00Z">
        <w:r w:rsidR="00F43280">
          <w:t xml:space="preserve">that </w:t>
        </w:r>
      </w:ins>
      <w:r w:rsidR="00471DDF">
        <w:t xml:space="preserve">workforce development organizations </w:t>
      </w:r>
      <w:del w:id="97" w:author="mwerner@crpd.onmicrosoft.com" w:date="2020-12-08T14:46:00Z">
        <w:r w:rsidR="00471DDF" w:rsidDel="00F43280">
          <w:delText xml:space="preserve">that they </w:delText>
        </w:r>
      </w:del>
      <w:r w:rsidR="00471DDF">
        <w:t xml:space="preserve">haven’t </w:t>
      </w:r>
      <w:del w:id="98" w:author="mwerner@crpd.onmicrosoft.com" w:date="2020-12-08T14:46:00Z">
        <w:r w:rsidR="00471DDF" w:rsidDel="00F43280">
          <w:delText xml:space="preserve">been in </w:delText>
        </w:r>
      </w:del>
      <w:ins w:id="99" w:author="mwerner@crpd.onmicrosoft.com" w:date="2020-12-08T14:46:00Z">
        <w:r w:rsidR="00F43280">
          <w:t xml:space="preserve">seen </w:t>
        </w:r>
      </w:ins>
      <w:r w:rsidR="00471DDF">
        <w:t xml:space="preserve">for quite some time – job availability </w:t>
      </w:r>
      <w:del w:id="100" w:author="Marnie Werner" w:date="2020-12-11T12:39:00Z">
        <w:r w:rsidR="00471DDF" w:rsidDel="003F680B">
          <w:delText>with</w:delText>
        </w:r>
      </w:del>
      <w:ins w:id="101" w:author="Marnie Werner" w:date="2020-12-11T12:39:00Z">
        <w:r w:rsidR="003F680B" w:rsidRPr="00164DC0">
          <w:rPr>
            <w:i/>
            <w:iCs/>
            <w:rPrChange w:id="102" w:author="Marnie Werner" w:date="2020-12-11T12:39:00Z">
              <w:rPr/>
            </w:rPrChange>
          </w:rPr>
          <w:t>and</w:t>
        </w:r>
      </w:ins>
      <w:r w:rsidR="00471DDF">
        <w:t xml:space="preserve"> a</w:t>
      </w:r>
      <w:del w:id="103" w:author="mwerner@crpd.onmicrosoft.com" w:date="2020-12-08T14:47:00Z">
        <w:r w:rsidR="00471DDF" w:rsidDel="00F43280">
          <w:delText>n</w:delText>
        </w:r>
      </w:del>
      <w:r w:rsidR="00471DDF">
        <w:t xml:space="preserve"> </w:t>
      </w:r>
      <w:del w:id="104" w:author="mwerner@crpd.onmicrosoft.com" w:date="2020-12-08T14:47:00Z">
        <w:r w:rsidR="00471DDF" w:rsidDel="00F43280">
          <w:delText xml:space="preserve">unemployment </w:delText>
        </w:r>
      </w:del>
      <w:r w:rsidR="00471DDF">
        <w:t xml:space="preserve">pool </w:t>
      </w:r>
      <w:ins w:id="105" w:author="mwerner@crpd.onmicrosoft.com" w:date="2020-12-08T14:47:00Z">
        <w:r w:rsidR="00F43280">
          <w:t xml:space="preserve">of unemployed workers </w:t>
        </w:r>
      </w:ins>
      <w:r w:rsidR="00471DDF">
        <w:t xml:space="preserve">to draw from. </w:t>
      </w:r>
      <w:commentRangeStart w:id="106"/>
      <w:r w:rsidR="00471DDF">
        <w:t>This indicates that resources for retraining programs are just as important as unemployment benefits to provide stability to households and individuals.</w:t>
      </w:r>
      <w:commentRangeEnd w:id="106"/>
      <w:r w:rsidR="00F43280">
        <w:rPr>
          <w:rStyle w:val="CommentReference"/>
        </w:rPr>
        <w:commentReference w:id="106"/>
      </w:r>
    </w:p>
    <w:p w14:paraId="7E62D952" w14:textId="4555B332" w:rsidR="00891AA5" w:rsidRDefault="00891AA5" w:rsidP="00B009D8">
      <w:pPr>
        <w:rPr>
          <w:ins w:id="107" w:author="Marnie Werner" w:date="2020-12-11T12:41:00Z"/>
        </w:rPr>
      </w:pPr>
    </w:p>
    <w:p w14:paraId="3BA07C20" w14:textId="67AE6D9E" w:rsidR="00E93259" w:rsidRPr="002D36AF" w:rsidRDefault="00E93259" w:rsidP="005510C2">
      <w:pPr>
        <w:spacing w:after="120"/>
        <w:rPr>
          <w:ins w:id="108" w:author="Marnie Werner" w:date="2020-12-11T12:41:00Z"/>
          <w:rFonts w:ascii="Avenir" w:eastAsia="Avenir" w:hAnsi="Avenir" w:cs="Avenir"/>
          <w:iCs/>
          <w:szCs w:val="22"/>
          <w:rPrChange w:id="109" w:author="Marnie Werner" w:date="2020-12-11T12:46:00Z">
            <w:rPr>
              <w:ins w:id="110" w:author="Marnie Werner" w:date="2020-12-11T12:41:00Z"/>
              <w:rFonts w:ascii="Avenir" w:eastAsia="Avenir" w:hAnsi="Avenir" w:cs="Avenir"/>
              <w:i/>
              <w:szCs w:val="22"/>
            </w:rPr>
          </w:rPrChange>
        </w:rPr>
      </w:pPr>
      <w:ins w:id="111" w:author="Marnie Werner" w:date="2020-12-11T12:41:00Z">
        <w:r w:rsidRPr="002D36AF">
          <w:rPr>
            <w:rFonts w:ascii="Avenir" w:eastAsia="Avenir" w:hAnsi="Avenir" w:cs="Avenir"/>
            <w:iCs/>
            <w:szCs w:val="22"/>
            <w:rPrChange w:id="112" w:author="Marnie Werner" w:date="2020-12-11T12:46:00Z">
              <w:rPr>
                <w:rFonts w:ascii="Avenir" w:eastAsia="Avenir" w:hAnsi="Avenir" w:cs="Avenir"/>
                <w:i/>
                <w:szCs w:val="22"/>
              </w:rPr>
            </w:rPrChange>
          </w:rPr>
          <w:t xml:space="preserve">In this data brief, we’ll be </w:t>
        </w:r>
      </w:ins>
      <w:ins w:id="113" w:author="Marnie Werner" w:date="2020-12-11T12:42:00Z">
        <w:r w:rsidR="008A4F13" w:rsidRPr="002D36AF">
          <w:rPr>
            <w:rFonts w:ascii="Avenir" w:eastAsia="Avenir" w:hAnsi="Avenir" w:cs="Avenir"/>
            <w:iCs/>
            <w:szCs w:val="22"/>
            <w:rPrChange w:id="114" w:author="Marnie Werner" w:date="2020-12-11T12:46:00Z">
              <w:rPr>
                <w:rFonts w:ascii="Avenir" w:eastAsia="Avenir" w:hAnsi="Avenir" w:cs="Avenir"/>
                <w:i/>
                <w:szCs w:val="22"/>
              </w:rPr>
            </w:rPrChange>
          </w:rPr>
          <w:t xml:space="preserve">looking at </w:t>
        </w:r>
      </w:ins>
      <w:ins w:id="115" w:author="Marnie Werner" w:date="2020-12-11T12:41:00Z">
        <w:r w:rsidRPr="002D36AF">
          <w:rPr>
            <w:rFonts w:ascii="Avenir" w:eastAsia="Avenir" w:hAnsi="Avenir" w:cs="Avenir"/>
            <w:iCs/>
            <w:szCs w:val="22"/>
            <w:rPrChange w:id="116" w:author="Marnie Werner" w:date="2020-12-11T12:46:00Z">
              <w:rPr>
                <w:rFonts w:ascii="Avenir" w:eastAsia="Avenir" w:hAnsi="Avenir" w:cs="Avenir"/>
                <w:i/>
                <w:szCs w:val="22"/>
              </w:rPr>
            </w:rPrChange>
          </w:rPr>
          <w:t xml:space="preserve">the </w:t>
        </w:r>
      </w:ins>
      <w:ins w:id="117" w:author="Marnie Werner" w:date="2020-12-11T12:43:00Z">
        <w:r w:rsidR="0073228B" w:rsidRPr="002D36AF">
          <w:rPr>
            <w:rFonts w:ascii="Avenir" w:eastAsia="Avenir" w:hAnsi="Avenir" w:cs="Avenir"/>
            <w:iCs/>
            <w:szCs w:val="22"/>
            <w:rPrChange w:id="118" w:author="Marnie Werner" w:date="2020-12-11T12:46:00Z">
              <w:rPr>
                <w:rFonts w:ascii="Avenir" w:eastAsia="Avenir" w:hAnsi="Avenir" w:cs="Avenir"/>
                <w:i/>
                <w:szCs w:val="22"/>
              </w:rPr>
            </w:rPrChange>
          </w:rPr>
          <w:t xml:space="preserve">current </w:t>
        </w:r>
        <w:r w:rsidR="00DD3B15" w:rsidRPr="002D36AF">
          <w:rPr>
            <w:rFonts w:ascii="Avenir" w:eastAsia="Avenir" w:hAnsi="Avenir" w:cs="Avenir"/>
            <w:iCs/>
            <w:szCs w:val="22"/>
            <w:rPrChange w:id="119" w:author="Marnie Werner" w:date="2020-12-11T12:46:00Z">
              <w:rPr>
                <w:rFonts w:ascii="Avenir" w:eastAsia="Avenir" w:hAnsi="Avenir" w:cs="Avenir"/>
                <w:i/>
                <w:szCs w:val="22"/>
              </w:rPr>
            </w:rPrChange>
          </w:rPr>
          <w:t>state</w:t>
        </w:r>
        <w:r w:rsidR="0073228B" w:rsidRPr="002D36AF">
          <w:rPr>
            <w:rFonts w:ascii="Avenir" w:eastAsia="Avenir" w:hAnsi="Avenir" w:cs="Avenir"/>
            <w:iCs/>
            <w:szCs w:val="22"/>
            <w:rPrChange w:id="120" w:author="Marnie Werner" w:date="2020-12-11T12:46:00Z">
              <w:rPr>
                <w:rFonts w:ascii="Avenir" w:eastAsia="Avenir" w:hAnsi="Avenir" w:cs="Avenir"/>
                <w:i/>
                <w:szCs w:val="22"/>
              </w:rPr>
            </w:rPrChange>
          </w:rPr>
          <w:t xml:space="preserve"> of jobs and the workforce </w:t>
        </w:r>
      </w:ins>
      <w:ins w:id="121" w:author="Marnie Werner" w:date="2020-12-11T12:41:00Z">
        <w:r w:rsidRPr="002D36AF">
          <w:rPr>
            <w:rFonts w:ascii="Avenir" w:eastAsia="Avenir" w:hAnsi="Avenir" w:cs="Avenir"/>
            <w:iCs/>
            <w:szCs w:val="22"/>
            <w:rPrChange w:id="122" w:author="Marnie Werner" w:date="2020-12-11T12:46:00Z">
              <w:rPr>
                <w:rFonts w:ascii="Avenir" w:eastAsia="Avenir" w:hAnsi="Avenir" w:cs="Avenir"/>
                <w:i/>
                <w:szCs w:val="22"/>
              </w:rPr>
            </w:rPrChange>
          </w:rPr>
          <w:t>in rural Minnesota</w:t>
        </w:r>
      </w:ins>
      <w:ins w:id="123" w:author="Marnie Werner" w:date="2020-12-11T12:43:00Z">
        <w:r w:rsidR="00DD3B15" w:rsidRPr="002D36AF">
          <w:rPr>
            <w:rFonts w:ascii="Avenir" w:eastAsia="Avenir" w:hAnsi="Avenir" w:cs="Avenir"/>
            <w:iCs/>
            <w:szCs w:val="22"/>
            <w:rPrChange w:id="124" w:author="Marnie Werner" w:date="2020-12-11T12:46:00Z">
              <w:rPr>
                <w:rFonts w:ascii="Avenir" w:eastAsia="Avenir" w:hAnsi="Avenir" w:cs="Avenir"/>
                <w:i/>
                <w:szCs w:val="22"/>
              </w:rPr>
            </w:rPrChange>
          </w:rPr>
          <w:t>:</w:t>
        </w:r>
      </w:ins>
    </w:p>
    <w:p w14:paraId="16C6BD88" w14:textId="35955CDF" w:rsidR="00E93259" w:rsidRPr="002D36AF" w:rsidRDefault="00E93259">
      <w:pPr>
        <w:pStyle w:val="ListParagraph"/>
        <w:numPr>
          <w:ilvl w:val="0"/>
          <w:numId w:val="5"/>
        </w:numPr>
        <w:spacing w:after="120"/>
        <w:rPr>
          <w:ins w:id="125" w:author="Marnie Werner" w:date="2020-12-11T12:41:00Z"/>
          <w:rFonts w:ascii="Avenir" w:eastAsia="Avenir" w:hAnsi="Avenir" w:cs="Avenir"/>
          <w:iCs/>
          <w:szCs w:val="22"/>
          <w:rPrChange w:id="126" w:author="Marnie Werner" w:date="2020-12-11T12:46:00Z">
            <w:rPr>
              <w:ins w:id="127" w:author="Marnie Werner" w:date="2020-12-11T12:41:00Z"/>
              <w:rFonts w:ascii="Avenir" w:eastAsia="Avenir" w:hAnsi="Avenir" w:cs="Avenir"/>
              <w:i/>
              <w:szCs w:val="22"/>
            </w:rPr>
          </w:rPrChange>
        </w:rPr>
        <w:pPrChange w:id="128" w:author="Marnie Werner" w:date="2020-12-11T12:41:00Z">
          <w:pPr>
            <w:pStyle w:val="ListParagraph"/>
            <w:numPr>
              <w:numId w:val="1"/>
            </w:numPr>
            <w:spacing w:after="120"/>
            <w:ind w:hanging="360"/>
          </w:pPr>
        </w:pPrChange>
      </w:pPr>
      <w:ins w:id="129" w:author="Marnie Werner" w:date="2020-12-11T12:41:00Z">
        <w:r w:rsidRPr="002D36AF">
          <w:rPr>
            <w:rFonts w:ascii="Avenir" w:eastAsia="Avenir" w:hAnsi="Avenir" w:cs="Avenir"/>
            <w:iCs/>
            <w:szCs w:val="22"/>
            <w:rPrChange w:id="130" w:author="Marnie Werner" w:date="2020-12-11T12:46:00Z">
              <w:rPr>
                <w:rFonts w:ascii="Avenir" w:eastAsia="Avenir" w:hAnsi="Avenir" w:cs="Avenir"/>
                <w:i/>
                <w:szCs w:val="22"/>
              </w:rPr>
            </w:rPrChange>
          </w:rPr>
          <w:t xml:space="preserve">After the initial shock due to the pandemic, high unemployment continues for </w:t>
        </w:r>
      </w:ins>
      <w:ins w:id="131" w:author="Marnie Werner" w:date="2020-12-11T12:44:00Z">
        <w:r w:rsidR="007154C8" w:rsidRPr="002D36AF">
          <w:rPr>
            <w:rFonts w:ascii="Avenir" w:eastAsia="Avenir" w:hAnsi="Avenir" w:cs="Avenir"/>
            <w:iCs/>
            <w:szCs w:val="22"/>
            <w:rPrChange w:id="132" w:author="Marnie Werner" w:date="2020-12-11T12:46:00Z">
              <w:rPr>
                <w:rFonts w:ascii="Avenir" w:eastAsia="Avenir" w:hAnsi="Avenir" w:cs="Avenir"/>
                <w:i/>
                <w:szCs w:val="22"/>
              </w:rPr>
            </w:rPrChange>
          </w:rPr>
          <w:t xml:space="preserve">only </w:t>
        </w:r>
      </w:ins>
      <w:ins w:id="133" w:author="Marnie Werner" w:date="2020-12-11T12:41:00Z">
        <w:r w:rsidRPr="002D36AF">
          <w:rPr>
            <w:rFonts w:ascii="Avenir" w:eastAsia="Avenir" w:hAnsi="Avenir" w:cs="Avenir"/>
            <w:iCs/>
            <w:szCs w:val="22"/>
            <w:rPrChange w:id="134" w:author="Marnie Werner" w:date="2020-12-11T12:46:00Z">
              <w:rPr>
                <w:rFonts w:ascii="Avenir" w:eastAsia="Avenir" w:hAnsi="Avenir" w:cs="Avenir"/>
                <w:i/>
                <w:szCs w:val="22"/>
              </w:rPr>
            </w:rPrChange>
          </w:rPr>
          <w:t>a few occupations.</w:t>
        </w:r>
      </w:ins>
    </w:p>
    <w:p w14:paraId="6161BF14" w14:textId="1808D30B" w:rsidR="00E93259" w:rsidRPr="002D36AF" w:rsidRDefault="00E93259">
      <w:pPr>
        <w:pStyle w:val="ListParagraph"/>
        <w:numPr>
          <w:ilvl w:val="0"/>
          <w:numId w:val="5"/>
        </w:numPr>
        <w:spacing w:after="120"/>
        <w:rPr>
          <w:ins w:id="135" w:author="Marnie Werner" w:date="2020-12-11T12:41:00Z"/>
          <w:rFonts w:ascii="Avenir" w:eastAsia="Avenir" w:hAnsi="Avenir" w:cs="Avenir"/>
          <w:iCs/>
          <w:szCs w:val="22"/>
          <w:rPrChange w:id="136" w:author="Marnie Werner" w:date="2020-12-11T12:46:00Z">
            <w:rPr>
              <w:ins w:id="137" w:author="Marnie Werner" w:date="2020-12-11T12:41:00Z"/>
              <w:rFonts w:ascii="Avenir" w:eastAsia="Avenir" w:hAnsi="Avenir" w:cs="Avenir"/>
              <w:i/>
              <w:szCs w:val="22"/>
            </w:rPr>
          </w:rPrChange>
        </w:rPr>
        <w:pPrChange w:id="138" w:author="Marnie Werner" w:date="2020-12-11T12:41:00Z">
          <w:pPr>
            <w:pStyle w:val="ListParagraph"/>
            <w:numPr>
              <w:numId w:val="1"/>
            </w:numPr>
            <w:spacing w:after="120"/>
            <w:ind w:hanging="360"/>
          </w:pPr>
        </w:pPrChange>
      </w:pPr>
      <w:ins w:id="139" w:author="Marnie Werner" w:date="2020-12-11T12:41:00Z">
        <w:r w:rsidRPr="002D36AF">
          <w:rPr>
            <w:rFonts w:ascii="Avenir" w:eastAsia="Avenir" w:hAnsi="Avenir" w:cs="Avenir"/>
            <w:iCs/>
            <w:szCs w:val="22"/>
            <w:rPrChange w:id="140" w:author="Marnie Werner" w:date="2020-12-11T12:46:00Z">
              <w:rPr>
                <w:rFonts w:ascii="Avenir" w:eastAsia="Avenir" w:hAnsi="Avenir" w:cs="Avenir"/>
                <w:i/>
                <w:szCs w:val="22"/>
              </w:rPr>
            </w:rPrChange>
          </w:rPr>
          <w:t>Occupations that were facing workforce shortages before the pandemic are again facing the same situation</w:t>
        </w:r>
      </w:ins>
      <w:ins w:id="141" w:author="Marnie Werner" w:date="2020-12-11T12:44:00Z">
        <w:r w:rsidR="007154C8" w:rsidRPr="002D36AF">
          <w:rPr>
            <w:rFonts w:ascii="Avenir" w:eastAsia="Avenir" w:hAnsi="Avenir" w:cs="Avenir"/>
            <w:iCs/>
            <w:szCs w:val="22"/>
            <w:rPrChange w:id="142" w:author="Marnie Werner" w:date="2020-12-11T12:46:00Z">
              <w:rPr>
                <w:rFonts w:ascii="Avenir" w:eastAsia="Avenir" w:hAnsi="Avenir" w:cs="Avenir"/>
                <w:i/>
                <w:szCs w:val="22"/>
              </w:rPr>
            </w:rPrChange>
          </w:rPr>
          <w:t>.</w:t>
        </w:r>
      </w:ins>
      <w:ins w:id="143" w:author="Marnie Werner" w:date="2020-12-11T12:41:00Z">
        <w:r w:rsidRPr="002D36AF">
          <w:rPr>
            <w:rFonts w:ascii="Avenir" w:eastAsia="Avenir" w:hAnsi="Avenir" w:cs="Avenir"/>
            <w:iCs/>
            <w:szCs w:val="22"/>
            <w:rPrChange w:id="144" w:author="Marnie Werner" w:date="2020-12-11T12:46:00Z">
              <w:rPr>
                <w:rFonts w:ascii="Avenir" w:eastAsia="Avenir" w:hAnsi="Avenir" w:cs="Avenir"/>
                <w:i/>
                <w:szCs w:val="22"/>
              </w:rPr>
            </w:rPrChange>
          </w:rPr>
          <w:t xml:space="preserve"> </w:t>
        </w:r>
      </w:ins>
    </w:p>
    <w:p w14:paraId="7DEC56B3" w14:textId="229B14C6" w:rsidR="00E93259" w:rsidRPr="002D36AF" w:rsidRDefault="00E93259">
      <w:pPr>
        <w:pStyle w:val="ListParagraph"/>
        <w:numPr>
          <w:ilvl w:val="0"/>
          <w:numId w:val="5"/>
        </w:numPr>
        <w:spacing w:after="120"/>
        <w:rPr>
          <w:ins w:id="145" w:author="Marnie Werner" w:date="2020-12-11T12:41:00Z"/>
          <w:rFonts w:ascii="Avenir" w:eastAsia="Avenir" w:hAnsi="Avenir" w:cs="Avenir"/>
          <w:iCs/>
          <w:szCs w:val="22"/>
          <w:rPrChange w:id="146" w:author="Marnie Werner" w:date="2020-12-11T12:46:00Z">
            <w:rPr>
              <w:ins w:id="147" w:author="Marnie Werner" w:date="2020-12-11T12:41:00Z"/>
              <w:rFonts w:ascii="Avenir" w:eastAsia="Avenir" w:hAnsi="Avenir" w:cs="Avenir"/>
              <w:i/>
              <w:szCs w:val="22"/>
            </w:rPr>
          </w:rPrChange>
        </w:rPr>
        <w:pPrChange w:id="148" w:author="Marnie Werner" w:date="2020-12-11T12:41:00Z">
          <w:pPr>
            <w:pStyle w:val="ListParagraph"/>
            <w:numPr>
              <w:numId w:val="1"/>
            </w:numPr>
            <w:spacing w:after="120"/>
            <w:ind w:hanging="360"/>
          </w:pPr>
        </w:pPrChange>
      </w:pPr>
      <w:ins w:id="149" w:author="Marnie Werner" w:date="2020-12-11T12:41:00Z">
        <w:r w:rsidRPr="002D36AF">
          <w:rPr>
            <w:rFonts w:ascii="Avenir" w:eastAsia="Avenir" w:hAnsi="Avenir" w:cs="Avenir"/>
            <w:iCs/>
            <w:szCs w:val="22"/>
            <w:rPrChange w:id="150" w:author="Marnie Werner" w:date="2020-12-11T12:46:00Z">
              <w:rPr>
                <w:rFonts w:ascii="Avenir" w:eastAsia="Avenir" w:hAnsi="Avenir" w:cs="Avenir"/>
                <w:i/>
                <w:szCs w:val="22"/>
              </w:rPr>
            </w:rPrChange>
          </w:rPr>
          <w:t>The occupations that continue</w:t>
        </w:r>
      </w:ins>
      <w:ins w:id="151" w:author="Marnie Werner" w:date="2020-12-11T12:44:00Z">
        <w:r w:rsidR="00032AB5" w:rsidRPr="002D36AF">
          <w:rPr>
            <w:rFonts w:ascii="Avenir" w:eastAsia="Avenir" w:hAnsi="Avenir" w:cs="Avenir"/>
            <w:iCs/>
            <w:szCs w:val="22"/>
            <w:rPrChange w:id="152" w:author="Marnie Werner" w:date="2020-12-11T12:46:00Z">
              <w:rPr>
                <w:rFonts w:ascii="Avenir" w:eastAsia="Avenir" w:hAnsi="Avenir" w:cs="Avenir"/>
                <w:i/>
                <w:szCs w:val="22"/>
              </w:rPr>
            </w:rPrChange>
          </w:rPr>
          <w:t>d</w:t>
        </w:r>
      </w:ins>
      <w:ins w:id="153" w:author="Marnie Werner" w:date="2020-12-11T12:41:00Z">
        <w:r w:rsidRPr="002D36AF">
          <w:rPr>
            <w:rFonts w:ascii="Avenir" w:eastAsia="Avenir" w:hAnsi="Avenir" w:cs="Avenir"/>
            <w:iCs/>
            <w:szCs w:val="22"/>
            <w:rPrChange w:id="154" w:author="Marnie Werner" w:date="2020-12-11T12:46:00Z">
              <w:rPr>
                <w:rFonts w:ascii="Avenir" w:eastAsia="Avenir" w:hAnsi="Avenir" w:cs="Avenir"/>
                <w:i/>
                <w:szCs w:val="22"/>
              </w:rPr>
            </w:rPrChange>
          </w:rPr>
          <w:t xml:space="preserve"> to have high unemployment </w:t>
        </w:r>
      </w:ins>
      <w:ins w:id="155" w:author="Marnie Werner" w:date="2020-12-11T12:44:00Z">
        <w:r w:rsidR="00032AB5" w:rsidRPr="002D36AF">
          <w:rPr>
            <w:rFonts w:ascii="Avenir" w:eastAsia="Avenir" w:hAnsi="Avenir" w:cs="Avenir"/>
            <w:iCs/>
            <w:szCs w:val="22"/>
            <w:rPrChange w:id="156" w:author="Marnie Werner" w:date="2020-12-11T12:46:00Z">
              <w:rPr>
                <w:rFonts w:ascii="Avenir" w:eastAsia="Avenir" w:hAnsi="Avenir" w:cs="Avenir"/>
                <w:i/>
                <w:szCs w:val="22"/>
              </w:rPr>
            </w:rPrChange>
          </w:rPr>
          <w:t xml:space="preserve">at the end of </w:t>
        </w:r>
      </w:ins>
      <w:ins w:id="157" w:author="Marnie Werner" w:date="2020-12-11T12:45:00Z">
        <w:r w:rsidR="00032AB5" w:rsidRPr="002D36AF">
          <w:rPr>
            <w:rFonts w:ascii="Avenir" w:eastAsia="Avenir" w:hAnsi="Avenir" w:cs="Avenir"/>
            <w:iCs/>
            <w:szCs w:val="22"/>
            <w:rPrChange w:id="158" w:author="Marnie Werner" w:date="2020-12-11T12:46:00Z">
              <w:rPr>
                <w:rFonts w:ascii="Avenir" w:eastAsia="Avenir" w:hAnsi="Avenir" w:cs="Avenir"/>
                <w:i/>
                <w:szCs w:val="22"/>
              </w:rPr>
            </w:rPrChange>
          </w:rPr>
          <w:t xml:space="preserve">2020 </w:t>
        </w:r>
      </w:ins>
      <w:ins w:id="159" w:author="Marnie Werner" w:date="2020-12-11T12:41:00Z">
        <w:r w:rsidRPr="002D36AF">
          <w:rPr>
            <w:rFonts w:ascii="Avenir" w:eastAsia="Avenir" w:hAnsi="Avenir" w:cs="Avenir"/>
            <w:iCs/>
            <w:szCs w:val="22"/>
            <w:rPrChange w:id="160" w:author="Marnie Werner" w:date="2020-12-11T12:46:00Z">
              <w:rPr>
                <w:rFonts w:ascii="Avenir" w:eastAsia="Avenir" w:hAnsi="Avenir" w:cs="Avenir"/>
                <w:i/>
                <w:szCs w:val="22"/>
              </w:rPr>
            </w:rPrChange>
          </w:rPr>
          <w:t>are projected to continue to have a surplus of workers over the next five years.</w:t>
        </w:r>
      </w:ins>
    </w:p>
    <w:p w14:paraId="6EC71B91" w14:textId="71F1D347" w:rsidR="00E93259" w:rsidRPr="002D36AF" w:rsidRDefault="00E93259">
      <w:pPr>
        <w:pStyle w:val="ListParagraph"/>
        <w:numPr>
          <w:ilvl w:val="0"/>
          <w:numId w:val="5"/>
        </w:numPr>
        <w:spacing w:after="120"/>
        <w:rPr>
          <w:ins w:id="161" w:author="Marnie Werner" w:date="2020-12-11T12:41:00Z"/>
          <w:rFonts w:ascii="Avenir" w:eastAsia="Avenir" w:hAnsi="Avenir" w:cs="Avenir"/>
          <w:iCs/>
          <w:szCs w:val="22"/>
          <w:rPrChange w:id="162" w:author="Marnie Werner" w:date="2020-12-11T12:46:00Z">
            <w:rPr>
              <w:ins w:id="163" w:author="Marnie Werner" w:date="2020-12-11T12:41:00Z"/>
              <w:rFonts w:ascii="Avenir" w:eastAsia="Avenir" w:hAnsi="Avenir" w:cs="Avenir"/>
              <w:i/>
              <w:szCs w:val="22"/>
            </w:rPr>
          </w:rPrChange>
        </w:rPr>
        <w:pPrChange w:id="164" w:author="Marnie Werner" w:date="2020-12-11T12:41:00Z">
          <w:pPr>
            <w:pStyle w:val="ListParagraph"/>
            <w:numPr>
              <w:numId w:val="1"/>
            </w:numPr>
            <w:spacing w:after="120"/>
            <w:ind w:hanging="360"/>
          </w:pPr>
        </w:pPrChange>
      </w:pPr>
      <w:ins w:id="165" w:author="Marnie Werner" w:date="2020-12-11T12:41:00Z">
        <w:r w:rsidRPr="002D36AF">
          <w:rPr>
            <w:rFonts w:ascii="Avenir" w:eastAsia="Avenir" w:hAnsi="Avenir" w:cs="Avenir"/>
            <w:iCs/>
            <w:szCs w:val="22"/>
            <w:rPrChange w:id="166" w:author="Marnie Werner" w:date="2020-12-11T12:46:00Z">
              <w:rPr>
                <w:rFonts w:ascii="Avenir" w:eastAsia="Avenir" w:hAnsi="Avenir" w:cs="Avenir"/>
                <w:i/>
                <w:szCs w:val="22"/>
              </w:rPr>
            </w:rPrChange>
          </w:rPr>
          <w:t xml:space="preserve">The likely skill set of the unemployed are not a good match for the occupations </w:t>
        </w:r>
      </w:ins>
      <w:ins w:id="167" w:author="Marnie Werner" w:date="2020-12-11T12:45:00Z">
        <w:r w:rsidR="0064201D" w:rsidRPr="002D36AF">
          <w:rPr>
            <w:rFonts w:ascii="Avenir" w:eastAsia="Avenir" w:hAnsi="Avenir" w:cs="Avenir"/>
            <w:iCs/>
            <w:szCs w:val="22"/>
            <w:rPrChange w:id="168" w:author="Marnie Werner" w:date="2020-12-11T12:46:00Z">
              <w:rPr>
                <w:rFonts w:ascii="Avenir" w:eastAsia="Avenir" w:hAnsi="Avenir" w:cs="Avenir"/>
                <w:i/>
                <w:szCs w:val="22"/>
              </w:rPr>
            </w:rPrChange>
          </w:rPr>
          <w:t xml:space="preserve">that need </w:t>
        </w:r>
      </w:ins>
      <w:ins w:id="169" w:author="Marnie Werner" w:date="2020-12-11T12:41:00Z">
        <w:r w:rsidRPr="002D36AF">
          <w:rPr>
            <w:rFonts w:ascii="Avenir" w:eastAsia="Avenir" w:hAnsi="Avenir" w:cs="Avenir"/>
            <w:iCs/>
            <w:szCs w:val="22"/>
            <w:rPrChange w:id="170" w:author="Marnie Werner" w:date="2020-12-11T12:46:00Z">
              <w:rPr>
                <w:rFonts w:ascii="Avenir" w:eastAsia="Avenir" w:hAnsi="Avenir" w:cs="Avenir"/>
                <w:i/>
                <w:szCs w:val="22"/>
              </w:rPr>
            </w:rPrChange>
          </w:rPr>
          <w:t>workers.</w:t>
        </w:r>
      </w:ins>
    </w:p>
    <w:p w14:paraId="67798455" w14:textId="77777777" w:rsidR="00E93259" w:rsidRPr="002D36AF" w:rsidRDefault="00E93259">
      <w:pPr>
        <w:pStyle w:val="ListParagraph"/>
        <w:numPr>
          <w:ilvl w:val="0"/>
          <w:numId w:val="5"/>
        </w:numPr>
        <w:spacing w:after="120"/>
        <w:rPr>
          <w:ins w:id="171" w:author="Marnie Werner" w:date="2020-12-11T12:41:00Z"/>
          <w:rFonts w:ascii="Avenir" w:eastAsia="Avenir" w:hAnsi="Avenir" w:cs="Avenir"/>
          <w:iCs/>
          <w:szCs w:val="22"/>
          <w:rPrChange w:id="172" w:author="Marnie Werner" w:date="2020-12-11T12:46:00Z">
            <w:rPr>
              <w:ins w:id="173" w:author="Marnie Werner" w:date="2020-12-11T12:41:00Z"/>
              <w:rFonts w:ascii="Avenir" w:eastAsia="Avenir" w:hAnsi="Avenir" w:cs="Avenir"/>
              <w:i/>
              <w:szCs w:val="22"/>
            </w:rPr>
          </w:rPrChange>
        </w:rPr>
        <w:pPrChange w:id="174" w:author="Marnie Werner" w:date="2020-12-11T12:41:00Z">
          <w:pPr>
            <w:pStyle w:val="ListParagraph"/>
            <w:numPr>
              <w:numId w:val="1"/>
            </w:numPr>
            <w:spacing w:after="120"/>
            <w:ind w:hanging="360"/>
          </w:pPr>
        </w:pPrChange>
      </w:pPr>
      <w:ins w:id="175" w:author="Marnie Werner" w:date="2020-12-11T12:41:00Z">
        <w:r w:rsidRPr="002D36AF">
          <w:rPr>
            <w:rFonts w:ascii="Avenir" w:eastAsia="Avenir" w:hAnsi="Avenir" w:cs="Avenir"/>
            <w:iCs/>
            <w:szCs w:val="22"/>
            <w:rPrChange w:id="176" w:author="Marnie Werner" w:date="2020-12-11T12:46:00Z">
              <w:rPr>
                <w:rFonts w:ascii="Avenir" w:eastAsia="Avenir" w:hAnsi="Avenir" w:cs="Avenir"/>
                <w:i/>
                <w:szCs w:val="22"/>
              </w:rPr>
            </w:rPrChange>
          </w:rPr>
          <w:lastRenderedPageBreak/>
          <w:t xml:space="preserve">Although unemployment benefits are necessary for stability, investments in retraining continue to be essential.   </w:t>
        </w:r>
      </w:ins>
    </w:p>
    <w:p w14:paraId="03C870EA" w14:textId="77777777" w:rsidR="00E93259" w:rsidRDefault="00E93259" w:rsidP="00B009D8"/>
    <w:p w14:paraId="6A04FBB6" w14:textId="77777777" w:rsidR="00B009D8" w:rsidRDefault="00B009D8" w:rsidP="00B009D8"/>
    <w:p w14:paraId="27B505BB" w14:textId="2DB9796E" w:rsidR="00AD3857" w:rsidRDefault="00AD3857" w:rsidP="00B75E21">
      <w:pPr>
        <w:pStyle w:val="Heading1"/>
      </w:pPr>
      <w:del w:id="177" w:author="mwerner@crpd.onmicrosoft.com" w:date="2020-12-08T15:06:00Z">
        <w:r w:rsidRPr="00B75E21" w:rsidDel="00231684">
          <w:delText xml:space="preserve">The </w:delText>
        </w:r>
      </w:del>
      <w:ins w:id="178" w:author="mwerner@crpd.onmicrosoft.com" w:date="2020-12-08T15:06:00Z">
        <w:r w:rsidR="00231684">
          <w:t>COVID’s</w:t>
        </w:r>
        <w:r w:rsidR="00231684" w:rsidRPr="00B75E21">
          <w:t xml:space="preserve"> </w:t>
        </w:r>
      </w:ins>
      <w:r w:rsidRPr="00B75E21">
        <w:t xml:space="preserve">short-term impacts </w:t>
      </w:r>
      <w:del w:id="179" w:author="mwerner@crpd.onmicrosoft.com" w:date="2020-12-08T15:06:00Z">
        <w:r w:rsidRPr="00B75E21" w:rsidDel="00231684">
          <w:delText>of the pandemic</w:delText>
        </w:r>
      </w:del>
      <w:ins w:id="180" w:author="mwerner@crpd.onmicrosoft.com" w:date="2020-12-08T15:06:00Z">
        <w:r w:rsidR="00231684">
          <w:t>on unemployment</w:t>
        </w:r>
      </w:ins>
    </w:p>
    <w:p w14:paraId="36951488" w14:textId="7A53DE7C" w:rsidR="00CE004B" w:rsidRDefault="00CE004B" w:rsidP="00CE004B"/>
    <w:p w14:paraId="7E8B3819" w14:textId="67477B9B" w:rsidR="00CE004B" w:rsidRPr="00CE004B" w:rsidRDefault="00CE004B" w:rsidP="00CE004B">
      <w:pPr>
        <w:rPr>
          <w:rStyle w:val="Strong"/>
        </w:rPr>
      </w:pPr>
      <w:del w:id="181" w:author="mwerner@crpd.onmicrosoft.com" w:date="2020-12-08T15:06:00Z">
        <w:r w:rsidRPr="00CE004B" w:rsidDel="00231684">
          <w:rPr>
            <w:rStyle w:val="Strong"/>
          </w:rPr>
          <w:delText>Unemployment – m</w:delText>
        </w:r>
      </w:del>
      <w:ins w:id="182" w:author="mwerner@crpd.onmicrosoft.com" w:date="2020-12-08T15:06:00Z">
        <w:r w:rsidR="00231684">
          <w:rPr>
            <w:rStyle w:val="Strong"/>
          </w:rPr>
          <w:t>M</w:t>
        </w:r>
      </w:ins>
      <w:r w:rsidRPr="00CE004B">
        <w:rPr>
          <w:rStyle w:val="Strong"/>
        </w:rPr>
        <w:t xml:space="preserve">ost occupations </w:t>
      </w:r>
      <w:r w:rsidR="00872C97">
        <w:rPr>
          <w:rStyle w:val="Strong"/>
        </w:rPr>
        <w:t xml:space="preserve">have or will </w:t>
      </w:r>
      <w:r w:rsidRPr="00CE004B">
        <w:rPr>
          <w:rStyle w:val="Strong"/>
        </w:rPr>
        <w:t xml:space="preserve">recover, a </w:t>
      </w:r>
      <w:commentRangeStart w:id="183"/>
      <w:r w:rsidRPr="00CE004B">
        <w:rPr>
          <w:rStyle w:val="Strong"/>
        </w:rPr>
        <w:t>few have not</w:t>
      </w:r>
      <w:commentRangeEnd w:id="183"/>
      <w:r w:rsidR="00231684">
        <w:rPr>
          <w:rStyle w:val="CommentReference"/>
        </w:rPr>
        <w:commentReference w:id="183"/>
      </w:r>
    </w:p>
    <w:p w14:paraId="6A75D67C" w14:textId="2C3EE8A9" w:rsidR="00AD3857" w:rsidRDefault="00AD3857" w:rsidP="00AD3857"/>
    <w:p w14:paraId="047068F3" w14:textId="3087A3CC" w:rsidR="00AD3857" w:rsidRDefault="00B40783" w:rsidP="00AD3857">
      <w:r>
        <w:fldChar w:fldCharType="begin"/>
      </w:r>
      <w:r>
        <w:instrText xml:space="preserve"> REF _Ref57631950 \h </w:instrText>
      </w:r>
      <w:r>
        <w:fldChar w:fldCharType="separate"/>
      </w:r>
      <w:r>
        <w:t xml:space="preserve">Figure </w:t>
      </w:r>
      <w:r>
        <w:rPr>
          <w:noProof/>
        </w:rPr>
        <w:t>2</w:t>
      </w:r>
      <w:r>
        <w:fldChar w:fldCharType="end"/>
      </w:r>
      <w:r>
        <w:t xml:space="preserve"> </w:t>
      </w:r>
      <w:del w:id="184" w:author="mwerner@crpd.onmicrosoft.com" w:date="2020-12-08T14:52:00Z">
        <w:r w:rsidDel="00A92262">
          <w:delText xml:space="preserve">provides the number of weekly unemployment claims as a percent of the total 2019 employment figures from the Bureau of Labor Statistics - Occupational Employment Statistics data. </w:delText>
        </w:r>
        <w:r w:rsidR="001266C6" w:rsidDel="00A92262">
          <w:delText>Although</w:delText>
        </w:r>
      </w:del>
      <w:ins w:id="185" w:author="mwerner@crpd.onmicrosoft.com" w:date="2020-12-08T14:52:00Z">
        <w:r w:rsidR="00A92262">
          <w:t>shows that although</w:t>
        </w:r>
      </w:ins>
      <w:r w:rsidR="001266C6">
        <w:t xml:space="preserve"> all regions </w:t>
      </w:r>
      <w:ins w:id="186" w:author="mwerner@crpd.onmicrosoft.com" w:date="2020-12-08T14:52:00Z">
        <w:r w:rsidR="00A92262">
          <w:t xml:space="preserve">of Minnesota </w:t>
        </w:r>
      </w:ins>
      <w:r w:rsidR="001266C6">
        <w:t xml:space="preserve">saw a significant spike </w:t>
      </w:r>
      <w:ins w:id="187" w:author="mwerner@crpd.onmicrosoft.com" w:date="2020-12-08T14:53:00Z">
        <w:r w:rsidR="00E912F1">
          <w:t xml:space="preserve">in unemployment claims </w:t>
        </w:r>
      </w:ins>
      <w:del w:id="188" w:author="mwerner@crpd.onmicrosoft.com" w:date="2020-12-08T14:58:00Z">
        <w:r w:rsidR="001266C6" w:rsidDel="00E47DE9">
          <w:delText>during the shutdown of</w:delText>
        </w:r>
      </w:del>
      <w:ins w:id="189" w:author="mwerner@crpd.onmicrosoft.com" w:date="2020-12-08T14:58:00Z">
        <w:r w:rsidR="00E47DE9">
          <w:t>when</w:t>
        </w:r>
      </w:ins>
      <w:r w:rsidR="001266C6">
        <w:t xml:space="preserve"> non-essential businesses </w:t>
      </w:r>
      <w:ins w:id="190" w:author="mwerner@crpd.onmicrosoft.com" w:date="2020-12-08T14:58:00Z">
        <w:r w:rsidR="00E47DE9">
          <w:t xml:space="preserve">were shut down </w:t>
        </w:r>
      </w:ins>
      <w:r w:rsidR="001266C6">
        <w:t xml:space="preserve">in March, </w:t>
      </w:r>
      <w:del w:id="191" w:author="mwerner@crpd.onmicrosoft.com" w:date="2020-12-08T14:49:00Z">
        <w:r w:rsidR="001266C6" w:rsidDel="00A92262">
          <w:delText>our regions in</w:delText>
        </w:r>
      </w:del>
      <w:ins w:id="192" w:author="mwerner@crpd.onmicrosoft.com" w:date="2020-12-08T14:49:00Z">
        <w:r w:rsidR="00A92262">
          <w:t>the</w:t>
        </w:r>
      </w:ins>
      <w:r w:rsidR="001266C6">
        <w:t xml:space="preserve"> </w:t>
      </w:r>
      <w:del w:id="193" w:author="mwerner@crpd.onmicrosoft.com" w:date="2020-12-08T14:50:00Z">
        <w:r w:rsidR="001266C6" w:rsidDel="00A92262">
          <w:delText xml:space="preserve">Northern </w:delText>
        </w:r>
      </w:del>
      <w:ins w:id="194" w:author="mwerner@crpd.onmicrosoft.com" w:date="2020-12-08T14:50:00Z">
        <w:r w:rsidR="00A92262">
          <w:t xml:space="preserve">Northwest, Northeast and </w:t>
        </w:r>
      </w:ins>
      <w:del w:id="195" w:author="mwerner@crpd.onmicrosoft.com" w:date="2020-12-08T14:50:00Z">
        <w:r w:rsidR="001266C6" w:rsidDel="00A92262">
          <w:delText xml:space="preserve">in </w:delText>
        </w:r>
      </w:del>
      <w:r w:rsidR="001266C6">
        <w:t xml:space="preserve">Central </w:t>
      </w:r>
      <w:ins w:id="196" w:author="mwerner@crpd.onmicrosoft.com" w:date="2020-12-08T14:50:00Z">
        <w:r w:rsidR="00A92262">
          <w:t xml:space="preserve">regions </w:t>
        </w:r>
      </w:ins>
      <w:del w:id="197" w:author="mwerner@crpd.onmicrosoft.com" w:date="2020-12-08T14:53:00Z">
        <w:r w:rsidR="001266C6" w:rsidDel="00E912F1">
          <w:delText xml:space="preserve">Minnesota </w:delText>
        </w:r>
      </w:del>
      <w:r w:rsidR="001266C6">
        <w:t>saw the largest increases</w:t>
      </w:r>
      <w:ins w:id="198" w:author="mwerner@crpd.onmicrosoft.com" w:date="2020-12-08T14:53:00Z">
        <w:r w:rsidR="00E912F1">
          <w:t>, l</w:t>
        </w:r>
      </w:ins>
      <w:ins w:id="199" w:author="mwerner@crpd.onmicrosoft.com" w:date="2020-12-08T14:54:00Z">
        <w:r w:rsidR="00E912F1">
          <w:t xml:space="preserve">ikely because </w:t>
        </w:r>
      </w:ins>
      <w:del w:id="200" w:author="mwerner@crpd.onmicrosoft.com" w:date="2020-12-08T14:54:00Z">
        <w:r w:rsidR="001266C6" w:rsidDel="00E912F1">
          <w:delText>. This is due to the larger number of large employers in Southern Minnesota that are considered essential businesses (think food chain and logistics) while in N</w:delText>
        </w:r>
      </w:del>
      <w:ins w:id="201" w:author="mwerner@crpd.onmicrosoft.com" w:date="2020-12-08T14:54:00Z">
        <w:r w:rsidR="00E912F1">
          <w:t xml:space="preserve">these regions have </w:t>
        </w:r>
      </w:ins>
      <w:del w:id="202" w:author="mwerner@crpd.onmicrosoft.com" w:date="2020-12-08T14:54:00Z">
        <w:r w:rsidR="001266C6" w:rsidDel="00E912F1">
          <w:delText xml:space="preserve">orthern and Central Minnesota has </w:delText>
        </w:r>
      </w:del>
      <w:r w:rsidR="001266C6">
        <w:t xml:space="preserve">a higher reliance on employment from businesses categorized as </w:t>
      </w:r>
      <w:ins w:id="203" w:author="mwerner@crpd.onmicrosoft.com" w:date="2020-12-08T14:55:00Z">
        <w:r w:rsidR="00E912F1">
          <w:t>“</w:t>
        </w:r>
      </w:ins>
      <w:r w:rsidR="001266C6">
        <w:t>non-essential</w:t>
      </w:r>
      <w:ins w:id="204" w:author="mwerner@crpd.onmicrosoft.com" w:date="2020-12-08T14:55:00Z">
        <w:r w:rsidR="00E912F1">
          <w:t>”</w:t>
        </w:r>
      </w:ins>
      <w:r w:rsidR="001266C6">
        <w:t xml:space="preserve"> (think restaurants, entertainment and tourism related businesses)</w:t>
      </w:r>
      <w:ins w:id="205" w:author="mwerner@crpd.onmicrosoft.com" w:date="2020-12-08T14:54:00Z">
        <w:r w:rsidR="00E912F1">
          <w:t xml:space="preserve">, while </w:t>
        </w:r>
      </w:ins>
      <w:ins w:id="206" w:author="mwerner@crpd.onmicrosoft.com" w:date="2020-12-08T14:55:00Z">
        <w:r w:rsidR="00E912F1">
          <w:t>s</w:t>
        </w:r>
      </w:ins>
      <w:ins w:id="207" w:author="mwerner@crpd.onmicrosoft.com" w:date="2020-12-08T14:54:00Z">
        <w:r w:rsidR="00E912F1">
          <w:t>outhern Minnesota</w:t>
        </w:r>
      </w:ins>
      <w:ins w:id="208" w:author="mwerner@crpd.onmicrosoft.com" w:date="2020-12-08T14:55:00Z">
        <w:r w:rsidR="00E912F1">
          <w:t xml:space="preserve"> employs more workers in businesses</w:t>
        </w:r>
      </w:ins>
      <w:ins w:id="209" w:author="mwerner@crpd.onmicrosoft.com" w:date="2020-12-08T14:54:00Z">
        <w:r w:rsidR="00E912F1">
          <w:t xml:space="preserve"> that are considered </w:t>
        </w:r>
      </w:ins>
      <w:ins w:id="210" w:author="mwerner@crpd.onmicrosoft.com" w:date="2020-12-08T14:55:00Z">
        <w:r w:rsidR="00E912F1">
          <w:t>“essential”</w:t>
        </w:r>
      </w:ins>
      <w:ins w:id="211" w:author="mwerner@crpd.onmicrosoft.com" w:date="2020-12-08T14:54:00Z">
        <w:r w:rsidR="00E912F1">
          <w:t xml:space="preserve"> (think food chain and logistics)</w:t>
        </w:r>
      </w:ins>
      <w:ins w:id="212" w:author="mwerner@crpd.onmicrosoft.com" w:date="2020-12-08T14:56:00Z">
        <w:r w:rsidR="00B168CB">
          <w:t>.</w:t>
        </w:r>
      </w:ins>
      <w:del w:id="213" w:author="mwerner@crpd.onmicrosoft.com" w:date="2020-12-08T14:54:00Z">
        <w:r w:rsidR="001266C6" w:rsidDel="00E912F1">
          <w:delText>.</w:delText>
        </w:r>
      </w:del>
    </w:p>
    <w:p w14:paraId="384E5E4F" w14:textId="3184DF3B" w:rsidR="00A844DE" w:rsidRDefault="00A844DE" w:rsidP="00AD3857"/>
    <w:p w14:paraId="58F9D079" w14:textId="77777777" w:rsidR="00FB0A4C" w:rsidRDefault="00FB0A4C" w:rsidP="00FB0A4C">
      <w:pPr>
        <w:keepNext/>
        <w:jc w:val="center"/>
      </w:pPr>
      <w:commentRangeStart w:id="214"/>
      <w:r>
        <w:rPr>
          <w:noProof/>
        </w:rPr>
        <w:drawing>
          <wp:inline distT="0" distB="0" distL="0" distR="0" wp14:anchorId="3DE07A6C" wp14:editId="1810276A">
            <wp:extent cx="5943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commentRangeEnd w:id="214"/>
      <w:r w:rsidR="00F269BB">
        <w:rPr>
          <w:rStyle w:val="CommentReference"/>
        </w:rPr>
        <w:commentReference w:id="214"/>
      </w:r>
    </w:p>
    <w:p w14:paraId="5174AECD" w14:textId="200C3CB2" w:rsidR="00A844DE" w:rsidRDefault="00FB0A4C" w:rsidP="00FB0A4C">
      <w:pPr>
        <w:pStyle w:val="Caption"/>
      </w:pPr>
      <w:bookmarkStart w:id="215" w:name="_Ref57631950"/>
      <w:r>
        <w:t xml:space="preserve">Figure </w:t>
      </w:r>
      <w:fldSimple w:instr=" SEQ Figure \* ARABIC ">
        <w:r w:rsidR="000110BB">
          <w:rPr>
            <w:noProof/>
          </w:rPr>
          <w:t>2</w:t>
        </w:r>
      </w:fldSimple>
      <w:bookmarkEnd w:id="215"/>
      <w:r>
        <w:t>: The number of weekly unemployment claims</w:t>
      </w:r>
      <w:ins w:id="216" w:author="mwerner@crpd.onmicrosoft.com" w:date="2020-12-08T14:52:00Z">
        <w:r w:rsidR="00A92262">
          <w:t xml:space="preserve"> in 2020</w:t>
        </w:r>
      </w:ins>
      <w:r>
        <w:t xml:space="preserve"> as a percent</w:t>
      </w:r>
      <w:ins w:id="217" w:author="mwerner@crpd.onmicrosoft.com" w:date="2020-12-08T14:52:00Z">
        <w:r w:rsidR="00A92262">
          <w:t>age</w:t>
        </w:r>
      </w:ins>
      <w:r>
        <w:t xml:space="preserve"> of total employment </w:t>
      </w:r>
      <w:ins w:id="218" w:author="mwerner@crpd.onmicrosoft.com" w:date="2020-12-08T14:51:00Z">
        <w:r w:rsidR="00A92262">
          <w:t xml:space="preserve">for the year 2019 </w:t>
        </w:r>
      </w:ins>
      <w:r>
        <w:t>shows an obvious spike during the shutdown of non-essential businesses</w:t>
      </w:r>
      <w:ins w:id="219" w:author="mwerner@crpd.onmicrosoft.com" w:date="2020-12-08T14:52:00Z">
        <w:r w:rsidR="00A92262">
          <w:t>, then</w:t>
        </w:r>
      </w:ins>
      <w:del w:id="220" w:author="mwerner@crpd.onmicrosoft.com" w:date="2020-12-08T14:52:00Z">
        <w:r w:rsidDel="00A92262">
          <w:delText xml:space="preserve"> and</w:delText>
        </w:r>
      </w:del>
      <w:r>
        <w:t xml:space="preserve"> slowly decreases over time. Data: MN DEED – Unemployment Claims | Bureau of Labor Statistics – Occupational Employment Statistics</w:t>
      </w:r>
    </w:p>
    <w:p w14:paraId="64648C97" w14:textId="00727711" w:rsidR="00B75E21" w:rsidRDefault="00B75E21" w:rsidP="00B75E21"/>
    <w:p w14:paraId="424E8478" w14:textId="5C3281A2" w:rsidR="00B75E21" w:rsidRDefault="00527D8B" w:rsidP="00B75E21">
      <w:commentRangeStart w:id="221"/>
      <w:r>
        <w:lastRenderedPageBreak/>
        <w:t xml:space="preserve">In </w:t>
      </w:r>
      <w:commentRangeEnd w:id="221"/>
      <w:r w:rsidR="00F269BB">
        <w:rPr>
          <w:rStyle w:val="CommentReference"/>
        </w:rPr>
        <w:commentReference w:id="221"/>
      </w:r>
      <w:r>
        <w:t>this pandemic-induced recession, unemployment claims spiked</w:t>
      </w:r>
      <w:ins w:id="222" w:author="mwerner@crpd.onmicrosoft.com" w:date="2020-12-08T14:57:00Z">
        <w:r w:rsidR="00E47DE9">
          <w:t xml:space="preserve"> then</w:t>
        </w:r>
      </w:ins>
      <w:del w:id="223" w:author="mwerner@crpd.onmicrosoft.com" w:date="2020-12-08T14:57:00Z">
        <w:r w:rsidDel="00E47DE9">
          <w:delText xml:space="preserve"> and have</w:delText>
        </w:r>
      </w:del>
      <w:r>
        <w:t xml:space="preserve"> declined </w:t>
      </w:r>
      <w:ins w:id="224" w:author="mwerner@crpd.onmicrosoft.com" w:date="2020-12-08T14:57:00Z">
        <w:r w:rsidR="00E47DE9">
          <w:t xml:space="preserve">again to </w:t>
        </w:r>
      </w:ins>
      <w:r>
        <w:t xml:space="preserve">near their original numbers at the beginning of 2020 over a short amount of time. </w:t>
      </w:r>
      <w:del w:id="225" w:author="mwerner@crpd.onmicrosoft.com" w:date="2020-12-08T14:58:00Z">
        <w:r w:rsidDel="00064671">
          <w:delText xml:space="preserve">This is largely due to the shut-down of non-essential businesses in Spring and the subsequent easing of these restrictions throughout summer. </w:delText>
        </w:r>
      </w:del>
      <w:r>
        <w:t>However, a few occupations continue to be impacted and it’s relatively the same across the entire state.</w:t>
      </w:r>
    </w:p>
    <w:p w14:paraId="2F9ED28A" w14:textId="7AFFD591" w:rsidR="00025D52" w:rsidRDefault="00025D52" w:rsidP="00B75E21"/>
    <w:p w14:paraId="43B108EC" w14:textId="6C39D4C5" w:rsidR="00025D52" w:rsidRDefault="00025D52" w:rsidP="00B75E21">
      <w:r>
        <w:t>An analysis of unemployment claims</w:t>
      </w:r>
      <w:r w:rsidR="000110BB">
        <w:t xml:space="preserve"> after the initial spike </w:t>
      </w:r>
      <w:commentRangeStart w:id="226"/>
      <w:r w:rsidR="000110BB">
        <w:t>(September – October)</w:t>
      </w:r>
      <w:commentRangeEnd w:id="226"/>
      <w:r w:rsidR="00064671">
        <w:rPr>
          <w:rStyle w:val="CommentReference"/>
        </w:rPr>
        <w:commentReference w:id="226"/>
      </w:r>
      <w:r w:rsidR="000110BB">
        <w:t xml:space="preserve"> indicates occupations that continue to experience high unemployment are concentrated in about 6 occupations and </w:t>
      </w:r>
      <w:del w:id="227" w:author="mwerner@crpd.onmicrosoft.com" w:date="2020-12-08T14:59:00Z">
        <w:r w:rsidR="000110BB" w:rsidDel="00064671">
          <w:delText xml:space="preserve">is </w:delText>
        </w:r>
      </w:del>
      <w:ins w:id="228" w:author="mwerner@crpd.onmicrosoft.com" w:date="2020-12-08T14:59:00Z">
        <w:r w:rsidR="00064671">
          <w:t xml:space="preserve">are </w:t>
        </w:r>
      </w:ins>
      <w:r w:rsidR="000110BB">
        <w:t xml:space="preserve">not dependent on region. And further, higher unemployment claims in two of the 6 occupations were “expected”. Essentially, </w:t>
      </w:r>
      <w:r>
        <w:t>there are currently two groups that are making up the bulk of the claims; i) occupations impacted by the pandemic, and ii) occupations impacted by seasonality.</w:t>
      </w:r>
    </w:p>
    <w:p w14:paraId="5BEC9A3C" w14:textId="1EE5DCE5" w:rsidR="00C32D3E" w:rsidRDefault="00C32D3E" w:rsidP="00B75E21"/>
    <w:p w14:paraId="735802A6" w14:textId="4C14B4FA" w:rsidR="00C32D3E" w:rsidRDefault="000110BB" w:rsidP="00B75E21">
      <w:r>
        <w:fldChar w:fldCharType="begin"/>
      </w:r>
      <w:r>
        <w:instrText xml:space="preserve"> REF _Ref57987518 \h </w:instrText>
      </w:r>
      <w:r>
        <w:fldChar w:fldCharType="separate"/>
      </w:r>
      <w:r>
        <w:t xml:space="preserve">Figure </w:t>
      </w:r>
      <w:r>
        <w:rPr>
          <w:noProof/>
        </w:rPr>
        <w:t>3</w:t>
      </w:r>
      <w:r>
        <w:fldChar w:fldCharType="end"/>
      </w:r>
      <w:r>
        <w:t xml:space="preserve"> provides the first group of occupations. The majority of UI claims across Minnesota are typically in these four occupations. The rise of unemployment in these occupations are directly related to the changes in shopping behaviors, decline in revenue and closures of businesses due to the pandemic.</w:t>
      </w:r>
    </w:p>
    <w:p w14:paraId="2C7DB715" w14:textId="6DE56170" w:rsidR="00025D52" w:rsidRDefault="00025D52" w:rsidP="00B75E21"/>
    <w:p w14:paraId="13D80A77" w14:textId="77777777" w:rsidR="00025D52" w:rsidRDefault="00025D52" w:rsidP="00B75E21"/>
    <w:p w14:paraId="24D44059" w14:textId="77777777" w:rsidR="00025D52" w:rsidRDefault="00025D52" w:rsidP="00B75E2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025D52" w14:paraId="072C233D" w14:textId="77777777" w:rsidTr="00025D52">
        <w:trPr>
          <w:jc w:val="center"/>
        </w:trPr>
        <w:tc>
          <w:tcPr>
            <w:tcW w:w="7480" w:type="dxa"/>
            <w:gridSpan w:val="4"/>
          </w:tcPr>
          <w:p w14:paraId="38BB5EAF" w14:textId="57A3E560" w:rsidR="00025D52" w:rsidRPr="00025D52" w:rsidRDefault="00025D52" w:rsidP="00025D52">
            <w:pPr>
              <w:jc w:val="center"/>
              <w:rPr>
                <w:b/>
                <w:bCs/>
                <w:noProof/>
              </w:rPr>
            </w:pPr>
            <w:r w:rsidRPr="00025D52">
              <w:rPr>
                <w:b/>
                <w:bCs/>
                <w:noProof/>
              </w:rPr>
              <w:t>Occupations impacted by the pandemic</w:t>
            </w:r>
          </w:p>
        </w:tc>
      </w:tr>
      <w:tr w:rsidR="00025D52" w14:paraId="450052B5" w14:textId="77777777" w:rsidTr="00025D52">
        <w:trPr>
          <w:jc w:val="center"/>
        </w:trPr>
        <w:tc>
          <w:tcPr>
            <w:tcW w:w="1870" w:type="dxa"/>
          </w:tcPr>
          <w:p w14:paraId="159D88B1" w14:textId="77777777" w:rsidR="00025D52" w:rsidRPr="00025D52" w:rsidRDefault="00025D52" w:rsidP="00025D52">
            <w:pPr>
              <w:jc w:val="center"/>
              <w:rPr>
                <w:noProof/>
              </w:rPr>
            </w:pPr>
            <w:r w:rsidRPr="00025D52">
              <w:rPr>
                <w:noProof/>
              </w:rPr>
              <w:drawing>
                <wp:inline distT="0" distB="0" distL="0" distR="0" wp14:anchorId="10DB9B66" wp14:editId="475C2B9C">
                  <wp:extent cx="914400" cy="914400"/>
                  <wp:effectExtent l="0" t="0" r="0" b="0"/>
                  <wp:docPr id="7" name="Graphic 7" descr="Chef Ha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Chef Hat with solid fill"/>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914400" cy="914400"/>
                          </a:xfrm>
                          <a:prstGeom prst="rect">
                            <a:avLst/>
                          </a:prstGeom>
                        </pic:spPr>
                      </pic:pic>
                    </a:graphicData>
                  </a:graphic>
                </wp:inline>
              </w:drawing>
            </w:r>
          </w:p>
          <w:p w14:paraId="2799AFDC" w14:textId="77777777" w:rsidR="00025D52" w:rsidRDefault="00025D52" w:rsidP="00025D52">
            <w:pPr>
              <w:jc w:val="center"/>
              <w:rPr>
                <w:noProof/>
              </w:rPr>
            </w:pPr>
            <w:r w:rsidRPr="00025D52">
              <w:rPr>
                <w:noProof/>
              </w:rPr>
              <w:t>Food prep and serving related</w:t>
            </w:r>
          </w:p>
          <w:p w14:paraId="0C1B9B5D" w14:textId="72D67028" w:rsidR="00025D52" w:rsidRPr="00025D52" w:rsidRDefault="00025D52" w:rsidP="00025D52">
            <w:pPr>
              <w:jc w:val="center"/>
            </w:pPr>
          </w:p>
        </w:tc>
        <w:tc>
          <w:tcPr>
            <w:tcW w:w="1870" w:type="dxa"/>
          </w:tcPr>
          <w:p w14:paraId="41B30854" w14:textId="77777777" w:rsidR="00025D52" w:rsidRDefault="00025D52" w:rsidP="00025D52">
            <w:pPr>
              <w:jc w:val="center"/>
            </w:pPr>
            <w:r>
              <w:rPr>
                <w:noProof/>
              </w:rPr>
              <w:drawing>
                <wp:inline distT="0" distB="0" distL="0" distR="0" wp14:anchorId="03F852E2" wp14:editId="053E4CA1">
                  <wp:extent cx="914400" cy="914400"/>
                  <wp:effectExtent l="0" t="0" r="0" b="0"/>
                  <wp:docPr id="12" name="Graphic 12" descr="Regist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Register with solid fill"/>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914400" cy="914400"/>
                          </a:xfrm>
                          <a:prstGeom prst="rect">
                            <a:avLst/>
                          </a:prstGeom>
                        </pic:spPr>
                      </pic:pic>
                    </a:graphicData>
                  </a:graphic>
                </wp:inline>
              </w:drawing>
            </w:r>
          </w:p>
          <w:p w14:paraId="1A240299" w14:textId="56B042ED" w:rsidR="00025D52" w:rsidRDefault="00025D52" w:rsidP="00025D52">
            <w:pPr>
              <w:jc w:val="center"/>
            </w:pPr>
            <w:r>
              <w:t>Sales and related</w:t>
            </w:r>
          </w:p>
        </w:tc>
        <w:tc>
          <w:tcPr>
            <w:tcW w:w="1870" w:type="dxa"/>
          </w:tcPr>
          <w:p w14:paraId="163B7840" w14:textId="77777777" w:rsidR="00025D52" w:rsidRDefault="00025D52" w:rsidP="00025D52">
            <w:pPr>
              <w:jc w:val="center"/>
            </w:pPr>
            <w:r>
              <w:rPr>
                <w:noProof/>
              </w:rPr>
              <w:drawing>
                <wp:inline distT="0" distB="0" distL="0" distR="0" wp14:anchorId="17F245E4" wp14:editId="180814CF">
                  <wp:extent cx="914400" cy="914400"/>
                  <wp:effectExtent l="0" t="0" r="0" b="0"/>
                  <wp:docPr id="19" name="Graphic 19" descr="Office Chai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descr="Office Chair with solid fill"/>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914400" cy="914400"/>
                          </a:xfrm>
                          <a:prstGeom prst="rect">
                            <a:avLst/>
                          </a:prstGeom>
                        </pic:spPr>
                      </pic:pic>
                    </a:graphicData>
                  </a:graphic>
                </wp:inline>
              </w:drawing>
            </w:r>
          </w:p>
          <w:p w14:paraId="728469D1" w14:textId="505646DF" w:rsidR="00025D52" w:rsidRDefault="00025D52" w:rsidP="00025D52">
            <w:pPr>
              <w:jc w:val="center"/>
            </w:pPr>
            <w:r>
              <w:t>Office and administration</w:t>
            </w:r>
          </w:p>
        </w:tc>
        <w:tc>
          <w:tcPr>
            <w:tcW w:w="1870" w:type="dxa"/>
          </w:tcPr>
          <w:p w14:paraId="6E2684F7" w14:textId="77777777" w:rsidR="00025D52" w:rsidRDefault="00025D52" w:rsidP="00025D52">
            <w:pPr>
              <w:jc w:val="center"/>
            </w:pPr>
            <w:r>
              <w:rPr>
                <w:noProof/>
              </w:rPr>
              <w:drawing>
                <wp:inline distT="0" distB="0" distL="0" distR="0" wp14:anchorId="22E9D01B" wp14:editId="24F351F6">
                  <wp:extent cx="914400" cy="914400"/>
                  <wp:effectExtent l="0" t="0" r="0" b="0"/>
                  <wp:docPr id="20" name="Graphic 20" descr="First aid k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First aid kit with solid fill"/>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914400" cy="914400"/>
                          </a:xfrm>
                          <a:prstGeom prst="rect">
                            <a:avLst/>
                          </a:prstGeom>
                        </pic:spPr>
                      </pic:pic>
                    </a:graphicData>
                  </a:graphic>
                </wp:inline>
              </w:drawing>
            </w:r>
          </w:p>
          <w:p w14:paraId="5CDC66A4" w14:textId="7A65B911" w:rsidR="00025D52" w:rsidRDefault="00025D52" w:rsidP="00025D52">
            <w:pPr>
              <w:keepNext/>
              <w:jc w:val="center"/>
            </w:pPr>
            <w:r>
              <w:t>Healthcare support</w:t>
            </w:r>
          </w:p>
        </w:tc>
      </w:tr>
    </w:tbl>
    <w:p w14:paraId="15FFACC3" w14:textId="01A481C1" w:rsidR="00025D52" w:rsidRDefault="00025D52" w:rsidP="00025D52">
      <w:pPr>
        <w:pStyle w:val="Caption"/>
      </w:pPr>
      <w:bookmarkStart w:id="229" w:name="_Ref57987518"/>
      <w:r>
        <w:t xml:space="preserve">Figure </w:t>
      </w:r>
      <w:fldSimple w:instr=" SEQ Figure \* ARABIC ">
        <w:r w:rsidR="000110BB">
          <w:rPr>
            <w:noProof/>
          </w:rPr>
          <w:t>3</w:t>
        </w:r>
      </w:fldSimple>
      <w:bookmarkEnd w:id="229"/>
      <w:r>
        <w:t>: These occupations make up a majority of unemployment claims across all of Minnesota no matter what region. The large number of UI claims is a direct result of the pandemic and its impacts on shopping, business closures, and revenue. Data: MN DEED – UI Claims</w:t>
      </w:r>
    </w:p>
    <w:p w14:paraId="7888F69F" w14:textId="396A2F0B" w:rsidR="000110BB" w:rsidRDefault="000110BB" w:rsidP="000110BB"/>
    <w:p w14:paraId="399B8772" w14:textId="527F5A41" w:rsidR="000110BB" w:rsidRPr="000110BB" w:rsidRDefault="000110BB" w:rsidP="000110BB">
      <w:r>
        <w:fldChar w:fldCharType="begin"/>
      </w:r>
      <w:r>
        <w:instrText xml:space="preserve"> REF _Ref57987744 \h </w:instrText>
      </w:r>
      <w:r>
        <w:fldChar w:fldCharType="separate"/>
      </w:r>
      <w:r>
        <w:t xml:space="preserve">Figure </w:t>
      </w:r>
      <w:r>
        <w:rPr>
          <w:noProof/>
        </w:rPr>
        <w:t>4</w:t>
      </w:r>
      <w:r>
        <w:fldChar w:fldCharType="end"/>
      </w:r>
      <w:r>
        <w:t xml:space="preserve"> provides the second group of occupations that are a large number of unemployment claims since September. The increases in </w:t>
      </w:r>
      <w:commentRangeStart w:id="230"/>
      <w:r>
        <w:t xml:space="preserve">these occupations </w:t>
      </w:r>
      <w:commentRangeEnd w:id="230"/>
      <w:r w:rsidR="00064671">
        <w:rPr>
          <w:rStyle w:val="CommentReference"/>
        </w:rPr>
        <w:commentReference w:id="230"/>
      </w:r>
      <w:r>
        <w:t>are largely due</w:t>
      </w:r>
      <w:ins w:id="231" w:author="mwerner@crpd.onmicrosoft.com" w:date="2020-12-08T15:02:00Z">
        <w:r w:rsidR="00064671">
          <w:t xml:space="preserve"> to</w:t>
        </w:r>
      </w:ins>
      <w:r>
        <w:t xml:space="preserve"> their seasonality and typically experience higher unemployment claims during the winter months.</w:t>
      </w:r>
    </w:p>
    <w:p w14:paraId="44EB6F25" w14:textId="1713B9B5" w:rsidR="000110BB" w:rsidRDefault="000110BB" w:rsidP="000110B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110BB" w14:paraId="0452FE23" w14:textId="77777777" w:rsidTr="000110BB">
        <w:tc>
          <w:tcPr>
            <w:tcW w:w="9350" w:type="dxa"/>
            <w:gridSpan w:val="2"/>
          </w:tcPr>
          <w:p w14:paraId="04607AC8" w14:textId="52F52C30" w:rsidR="000110BB" w:rsidRPr="000110BB" w:rsidRDefault="000110BB" w:rsidP="000110BB">
            <w:pPr>
              <w:jc w:val="center"/>
              <w:rPr>
                <w:b/>
                <w:bCs/>
                <w:noProof/>
              </w:rPr>
            </w:pPr>
            <w:r w:rsidRPr="000110BB">
              <w:rPr>
                <w:b/>
                <w:bCs/>
                <w:noProof/>
              </w:rPr>
              <w:t>Occupations impacted by seasonality</w:t>
            </w:r>
          </w:p>
        </w:tc>
      </w:tr>
      <w:tr w:rsidR="000110BB" w14:paraId="326CCA36" w14:textId="77777777" w:rsidTr="000110BB">
        <w:tc>
          <w:tcPr>
            <w:tcW w:w="4675" w:type="dxa"/>
          </w:tcPr>
          <w:p w14:paraId="55EF49CB" w14:textId="77777777" w:rsidR="000110BB" w:rsidRDefault="000110BB" w:rsidP="000110BB">
            <w:pPr>
              <w:jc w:val="center"/>
            </w:pPr>
            <w:r>
              <w:rPr>
                <w:noProof/>
              </w:rPr>
              <w:drawing>
                <wp:inline distT="0" distB="0" distL="0" distR="0" wp14:anchorId="7A923CDD" wp14:editId="46FF16C9">
                  <wp:extent cx="914400" cy="914400"/>
                  <wp:effectExtent l="0" t="0" r="0" b="0"/>
                  <wp:docPr id="21" name="Graphic 21" descr="Hamm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Hammer with solid fill"/>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914400" cy="914400"/>
                          </a:xfrm>
                          <a:prstGeom prst="rect">
                            <a:avLst/>
                          </a:prstGeom>
                        </pic:spPr>
                      </pic:pic>
                    </a:graphicData>
                  </a:graphic>
                </wp:inline>
              </w:drawing>
            </w:r>
          </w:p>
          <w:p w14:paraId="435F1553" w14:textId="77777777" w:rsidR="000110BB" w:rsidRDefault="000110BB" w:rsidP="000110BB">
            <w:pPr>
              <w:jc w:val="center"/>
            </w:pPr>
            <w:r>
              <w:lastRenderedPageBreak/>
              <w:t>Construction and extraction</w:t>
            </w:r>
          </w:p>
          <w:p w14:paraId="5182B57D" w14:textId="2EC47F94" w:rsidR="000110BB" w:rsidRDefault="000110BB" w:rsidP="000110BB">
            <w:pPr>
              <w:jc w:val="center"/>
            </w:pPr>
          </w:p>
        </w:tc>
        <w:tc>
          <w:tcPr>
            <w:tcW w:w="4675" w:type="dxa"/>
          </w:tcPr>
          <w:p w14:paraId="07E6286E" w14:textId="77777777" w:rsidR="000110BB" w:rsidRDefault="000110BB" w:rsidP="000110BB">
            <w:pPr>
              <w:jc w:val="center"/>
            </w:pPr>
            <w:r>
              <w:rPr>
                <w:noProof/>
              </w:rPr>
              <w:lastRenderedPageBreak/>
              <w:drawing>
                <wp:inline distT="0" distB="0" distL="0" distR="0" wp14:anchorId="738088FA" wp14:editId="026068F8">
                  <wp:extent cx="914400" cy="914400"/>
                  <wp:effectExtent l="0" t="0" r="0" b="0"/>
                  <wp:docPr id="22" name="Graphic 22" descr="Produc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descr="Production with solid fill"/>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914400" cy="914400"/>
                          </a:xfrm>
                          <a:prstGeom prst="rect">
                            <a:avLst/>
                          </a:prstGeom>
                        </pic:spPr>
                      </pic:pic>
                    </a:graphicData>
                  </a:graphic>
                </wp:inline>
              </w:drawing>
            </w:r>
          </w:p>
          <w:p w14:paraId="1E7966E3" w14:textId="285F7359" w:rsidR="000110BB" w:rsidRDefault="000110BB" w:rsidP="000110BB">
            <w:pPr>
              <w:keepNext/>
              <w:jc w:val="center"/>
            </w:pPr>
            <w:r>
              <w:lastRenderedPageBreak/>
              <w:t>Production</w:t>
            </w:r>
          </w:p>
        </w:tc>
      </w:tr>
    </w:tbl>
    <w:p w14:paraId="6AC8115E" w14:textId="32A0D838" w:rsidR="000110BB" w:rsidRPr="000110BB" w:rsidRDefault="000110BB" w:rsidP="000110BB">
      <w:pPr>
        <w:pStyle w:val="Caption"/>
      </w:pPr>
      <w:bookmarkStart w:id="232" w:name="_Ref57987744"/>
      <w:r>
        <w:lastRenderedPageBreak/>
        <w:t xml:space="preserve">Figure </w:t>
      </w:r>
      <w:fldSimple w:instr=" SEQ Figure \* ARABIC ">
        <w:r>
          <w:rPr>
            <w:noProof/>
          </w:rPr>
          <w:t>4</w:t>
        </w:r>
      </w:fldSimple>
      <w:bookmarkEnd w:id="232"/>
      <w:r>
        <w:t>: These occupations make up a large number of unemployment claims since September across much of Minnesota due to their seasonality nature. Data: MN DEED - UI Claims</w:t>
      </w:r>
    </w:p>
    <w:p w14:paraId="53A7BE1D" w14:textId="653535E6" w:rsidR="00527D8B" w:rsidRDefault="00527D8B" w:rsidP="00B75E21"/>
    <w:p w14:paraId="3F1AA40D" w14:textId="29EC0F7A" w:rsidR="00B55725" w:rsidRDefault="000110BB" w:rsidP="00B75E21">
      <w:r>
        <w:t>Further proof that</w:t>
      </w:r>
      <w:r w:rsidR="00B926C2">
        <w:t xml:space="preserve"> the pandemic’s impact on the rural workforce is concentrated </w:t>
      </w:r>
      <w:r>
        <w:t>in only a few occupations is that analysis shows i</w:t>
      </w:r>
      <w:r w:rsidR="00A54E52">
        <w:t>n each of the EDRs the top-5</w:t>
      </w:r>
      <w:r>
        <w:t xml:space="preserve"> highest unemployment</w:t>
      </w:r>
      <w:r w:rsidR="00A54E52">
        <w:t xml:space="preserve"> occupations made up between 50% and 60% of the total claims for that region. This means that the remaining </w:t>
      </w:r>
      <w:ins w:id="233" w:author="mwerner@crpd.onmicrosoft.com" w:date="2020-12-08T15:03:00Z">
        <w:r w:rsidR="00315F53">
          <w:t xml:space="preserve">40% – 50% of </w:t>
        </w:r>
      </w:ins>
      <w:r w:rsidR="00A54E52">
        <w:t>claims were spread across 18 other occupations.</w:t>
      </w:r>
    </w:p>
    <w:p w14:paraId="375D3744" w14:textId="77777777" w:rsidR="00CE004B" w:rsidRDefault="00CE004B" w:rsidP="00B75E21">
      <w:pPr>
        <w:rPr>
          <w:rStyle w:val="Strong"/>
        </w:rPr>
      </w:pPr>
    </w:p>
    <w:p w14:paraId="5C7493C6" w14:textId="42EC8BC2" w:rsidR="00231684" w:rsidRDefault="00231684">
      <w:pPr>
        <w:pStyle w:val="Heading1"/>
        <w:rPr>
          <w:ins w:id="234" w:author="mwerner@crpd.onmicrosoft.com" w:date="2020-12-08T15:05:00Z"/>
          <w:rStyle w:val="Strong"/>
        </w:rPr>
        <w:pPrChange w:id="235" w:author="mwerner@crpd.onmicrosoft.com" w:date="2020-12-08T15:06:00Z">
          <w:pPr/>
        </w:pPrChange>
      </w:pPr>
      <w:ins w:id="236" w:author="mwerner@crpd.onmicrosoft.com" w:date="2020-12-08T15:05:00Z">
        <w:r>
          <w:rPr>
            <w:rStyle w:val="Strong"/>
          </w:rPr>
          <w:t>The long-term view of the workforce</w:t>
        </w:r>
      </w:ins>
    </w:p>
    <w:p w14:paraId="15469904" w14:textId="77777777" w:rsidR="00231684" w:rsidRDefault="00231684" w:rsidP="00B75E21">
      <w:pPr>
        <w:rPr>
          <w:ins w:id="237" w:author="mwerner@crpd.onmicrosoft.com" w:date="2020-12-08T15:06:00Z"/>
          <w:rStyle w:val="Strong"/>
        </w:rPr>
      </w:pPr>
    </w:p>
    <w:p w14:paraId="2C5F0AE9" w14:textId="07BA6879" w:rsidR="00CE004B" w:rsidRDefault="00B926C2" w:rsidP="00B75E21">
      <w:pPr>
        <w:rPr>
          <w:rStyle w:val="Strong"/>
        </w:rPr>
      </w:pPr>
      <w:r>
        <w:rPr>
          <w:rStyle w:val="Strong"/>
        </w:rPr>
        <w:t>The need for workers continues</w:t>
      </w:r>
    </w:p>
    <w:p w14:paraId="5116A67A" w14:textId="6CFD71A8" w:rsidR="00872C97" w:rsidRDefault="00872C97" w:rsidP="00B75E21">
      <w:pPr>
        <w:rPr>
          <w:rStyle w:val="Strong"/>
        </w:rPr>
      </w:pPr>
    </w:p>
    <w:p w14:paraId="661B0654" w14:textId="426BA716" w:rsidR="00872C97" w:rsidRDefault="00872C97" w:rsidP="00B926C2">
      <w:pPr>
        <w:rPr>
          <w:i/>
          <w:iCs/>
        </w:rPr>
      </w:pPr>
      <w:r>
        <w:t>Workforce development organizations are fighting a battle on two fronts – taking care of the increasing load of unemployed individuals in</w:t>
      </w:r>
      <w:r w:rsidR="00B926C2">
        <w:t xml:space="preserve"> the few </w:t>
      </w:r>
      <w:r>
        <w:t xml:space="preserve">occupations heavily impacted by the pandemic while also finding workers for employers who </w:t>
      </w:r>
      <w:del w:id="238" w:author="mwerner@crpd.onmicrosoft.com" w:date="2020-12-08T15:07:00Z">
        <w:r w:rsidDel="008269FC">
          <w:delText xml:space="preserve">have not been impacted and </w:delText>
        </w:r>
      </w:del>
      <w:r>
        <w:t xml:space="preserve">continue to struggle with workforce shortages. </w:t>
      </w:r>
    </w:p>
    <w:p w14:paraId="0651B543" w14:textId="53EAC744" w:rsidR="00A54E52" w:rsidRDefault="00A54E52" w:rsidP="00B75E21"/>
    <w:p w14:paraId="1D59B67C" w14:textId="2813080D" w:rsidR="00847274" w:rsidRDefault="00872C97" w:rsidP="00B75E21">
      <w:r>
        <w:t>Although the spike in unemployment is well known, less</w:t>
      </w:r>
      <w:del w:id="239" w:author="mwerner@crpd.onmicrosoft.com" w:date="2020-12-08T15:08:00Z">
        <w:r w:rsidDel="008269FC">
          <w:delText>er</w:delText>
        </w:r>
      </w:del>
      <w:r>
        <w:t xml:space="preserve"> </w:t>
      </w:r>
      <w:ins w:id="240" w:author="mwerner@crpd.onmicrosoft.com" w:date="2020-12-08T15:08:00Z">
        <w:r w:rsidR="008269FC">
          <w:t>well-</w:t>
        </w:r>
      </w:ins>
      <w:r>
        <w:t>understood is</w:t>
      </w:r>
      <w:r w:rsidR="006C29C5">
        <w:t xml:space="preserve"> the impact the pandemic has had on job opportunities. </w:t>
      </w:r>
      <w:r w:rsidR="00016195">
        <w:fldChar w:fldCharType="begin"/>
      </w:r>
      <w:r w:rsidR="00016195">
        <w:instrText xml:space="preserve"> REF _Ref57716460 \h </w:instrText>
      </w:r>
      <w:r w:rsidR="00016195">
        <w:fldChar w:fldCharType="separate"/>
      </w:r>
      <w:r w:rsidR="00016195">
        <w:t xml:space="preserve">Figure </w:t>
      </w:r>
      <w:r w:rsidR="00016195">
        <w:rPr>
          <w:noProof/>
        </w:rPr>
        <w:t>3</w:t>
      </w:r>
      <w:r w:rsidR="00016195">
        <w:fldChar w:fldCharType="end"/>
      </w:r>
      <w:r w:rsidR="00016195">
        <w:t xml:space="preserve"> provides the average number of unique job postings for September and October as a percentage of the total number of jobs in the region</w:t>
      </w:r>
      <w:r w:rsidR="00016195">
        <w:rPr>
          <w:rStyle w:val="FootnoteReference"/>
        </w:rPr>
        <w:footnoteReference w:id="2"/>
      </w:r>
      <w:r w:rsidR="00016195">
        <w:t>.</w:t>
      </w:r>
      <w:r w:rsidR="00847274">
        <w:t xml:space="preserve"> The months of September and October are far enough </w:t>
      </w:r>
      <w:del w:id="241" w:author="mwerner@crpd.onmicrosoft.com" w:date="2020-12-08T15:09:00Z">
        <w:r w:rsidR="00847274" w:rsidDel="008269FC">
          <w:delText xml:space="preserve">away </w:delText>
        </w:r>
      </w:del>
      <w:ins w:id="242" w:author="mwerner@crpd.onmicrosoft.com" w:date="2020-12-08T15:09:00Z">
        <w:r w:rsidR="008269FC">
          <w:t xml:space="preserve">removed </w:t>
        </w:r>
      </w:ins>
      <w:r w:rsidR="00847274">
        <w:t>from the initial severe shock of the shut-down of non-essential businesses in the spring</w:t>
      </w:r>
      <w:ins w:id="243" w:author="mwerner@crpd.onmicrosoft.com" w:date="2020-12-08T15:08:00Z">
        <w:r w:rsidR="008269FC">
          <w:t xml:space="preserve"> to</w:t>
        </w:r>
      </w:ins>
      <w:ins w:id="244" w:author="mwerner@crpd.onmicrosoft.com" w:date="2020-12-08T15:09:00Z">
        <w:r w:rsidR="008269FC">
          <w:t xml:space="preserve"> give</w:t>
        </w:r>
      </w:ins>
      <w:ins w:id="245" w:author="mwerner@crpd.onmicrosoft.com" w:date="2020-12-08T15:08:00Z">
        <w:r w:rsidR="008269FC">
          <w:t xml:space="preserve"> </w:t>
        </w:r>
      </w:ins>
      <w:del w:id="246" w:author="mwerner@crpd.onmicrosoft.com" w:date="2020-12-08T15:09:00Z">
        <w:r w:rsidR="00847274" w:rsidDel="008269FC">
          <w:delText xml:space="preserve">. The number of jobs in these months gives </w:delText>
        </w:r>
      </w:del>
      <w:r w:rsidR="00847274">
        <w:t xml:space="preserve">us a sense of how occupations and businesses will respond </w:t>
      </w:r>
      <w:del w:id="247" w:author="mwerner@crpd.onmicrosoft.com" w:date="2020-12-08T15:10:00Z">
        <w:r w:rsidR="00847274" w:rsidDel="008269FC">
          <w:delText>even after</w:delText>
        </w:r>
      </w:del>
      <w:ins w:id="248" w:author="mwerner@crpd.onmicrosoft.com" w:date="2020-12-08T15:10:00Z">
        <w:r w:rsidR="008269FC">
          <w:t>to</w:t>
        </w:r>
      </w:ins>
      <w:r w:rsidR="00847274">
        <w:t xml:space="preserve"> future restrictions that may </w:t>
      </w:r>
      <w:del w:id="249" w:author="mwerner@crpd.onmicrosoft.com" w:date="2020-12-08T15:10:00Z">
        <w:r w:rsidR="00847274" w:rsidDel="008269FC">
          <w:delText xml:space="preserve">have to </w:delText>
        </w:r>
      </w:del>
      <w:r w:rsidR="00847274">
        <w:t>be implemented to stop the spread of the virus.</w:t>
      </w:r>
    </w:p>
    <w:p w14:paraId="2AC276F1" w14:textId="77777777" w:rsidR="00847274" w:rsidRDefault="00847274" w:rsidP="00B75E21"/>
    <w:p w14:paraId="21108D6B" w14:textId="307274F5" w:rsidR="003E4DAF" w:rsidRDefault="00847274" w:rsidP="003E4DAF">
      <w:pPr>
        <w:rPr>
          <w:moveTo w:id="250" w:author="mwerner@crpd.onmicrosoft.com" w:date="2020-12-08T15:14:00Z"/>
        </w:rPr>
      </w:pPr>
      <w:r>
        <w:t xml:space="preserve">Job vacancy rates from September through October </w:t>
      </w:r>
      <w:r w:rsidR="00016195">
        <w:t>are about 2 to 3 percentage points lower than the rates in 2019</w:t>
      </w:r>
      <w:r w:rsidR="00872C97">
        <w:t xml:space="preserve">, and some vacancy rates were already extremely high, these dip in the rates means there </w:t>
      </w:r>
      <w:r w:rsidR="005562EC">
        <w:t xml:space="preserve">is still a significant need for workers. This is particularly true in rural Minnesota where the rates </w:t>
      </w:r>
      <w:r w:rsidR="00E355CB">
        <w:t>continue to be the highest in the state.</w:t>
      </w:r>
      <w:ins w:id="251" w:author="mwerner@crpd.onmicrosoft.com" w:date="2020-12-08T15:14:00Z">
        <w:r w:rsidR="003E4DAF" w:rsidRPr="003E4DAF">
          <w:t xml:space="preserve"> </w:t>
        </w:r>
      </w:ins>
      <w:moveToRangeStart w:id="252" w:author="mwerner@crpd.onmicrosoft.com" w:date="2020-12-08T15:14:00Z" w:name="move58332874"/>
      <w:moveTo w:id="253" w:author="mwerner@crpd.onmicrosoft.com" w:date="2020-12-08T15:14:00Z">
        <w:r w:rsidR="003E4DAF">
          <w:t xml:space="preserve">Although the vacancy rates are a bit lower than in 2019, they are still high and do not eliminate the pressure to find workers. </w:t>
        </w:r>
      </w:moveTo>
    </w:p>
    <w:moveToRangeEnd w:id="252"/>
    <w:p w14:paraId="70EB6427" w14:textId="130E10A0" w:rsidR="006C29C5" w:rsidRDefault="006C29C5" w:rsidP="00B75E21"/>
    <w:p w14:paraId="7C5CAAB1" w14:textId="0A0D449C" w:rsidR="005B6B08" w:rsidRDefault="005B6B08" w:rsidP="00B75E21"/>
    <w:p w14:paraId="08EE32E8" w14:textId="77777777" w:rsidR="005B6B08" w:rsidRDefault="005B6B08" w:rsidP="005B6B08">
      <w:pPr>
        <w:keepNext/>
      </w:pPr>
      <w:commentRangeStart w:id="254"/>
      <w:r>
        <w:rPr>
          <w:noProof/>
        </w:rPr>
        <w:lastRenderedPageBreak/>
        <w:drawing>
          <wp:inline distT="0" distB="0" distL="0" distR="0" wp14:anchorId="4098F808" wp14:editId="313C27B8">
            <wp:extent cx="59436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commentRangeEnd w:id="254"/>
      <w:r w:rsidR="00F269BB">
        <w:rPr>
          <w:rStyle w:val="CommentReference"/>
        </w:rPr>
        <w:commentReference w:id="254"/>
      </w:r>
    </w:p>
    <w:p w14:paraId="3A0DD556" w14:textId="0A3BA794" w:rsidR="005B6B08" w:rsidRDefault="005B6B08" w:rsidP="005B6B08">
      <w:pPr>
        <w:pStyle w:val="Caption"/>
      </w:pPr>
      <w:bookmarkStart w:id="255" w:name="_Ref57716460"/>
      <w:r>
        <w:t xml:space="preserve">Figure </w:t>
      </w:r>
      <w:fldSimple w:instr=" SEQ Figure \* ARABIC ">
        <w:r w:rsidR="000110BB">
          <w:rPr>
            <w:noProof/>
          </w:rPr>
          <w:t>5</w:t>
        </w:r>
      </w:fldSimple>
      <w:bookmarkEnd w:id="255"/>
      <w:r>
        <w:t xml:space="preserve">: The average job vacancy </w:t>
      </w:r>
      <w:del w:id="256" w:author="mwerner@crpd.onmicrosoft.com" w:date="2020-12-08T15:12:00Z">
        <w:r w:rsidDel="008269FC">
          <w:delText xml:space="preserve">from </w:delText>
        </w:r>
      </w:del>
      <w:ins w:id="257" w:author="mwerner@crpd.onmicrosoft.com" w:date="2020-12-08T15:12:00Z">
        <w:r w:rsidR="008269FC">
          <w:t xml:space="preserve">during </w:t>
        </w:r>
      </w:ins>
      <w:r>
        <w:t xml:space="preserve">September </w:t>
      </w:r>
      <w:del w:id="258" w:author="mwerner@crpd.onmicrosoft.com" w:date="2020-12-08T15:12:00Z">
        <w:r w:rsidDel="008269FC">
          <w:delText xml:space="preserve">through </w:delText>
        </w:r>
      </w:del>
      <w:ins w:id="259" w:author="mwerner@crpd.onmicrosoft.com" w:date="2020-12-08T15:12:00Z">
        <w:r w:rsidR="008269FC">
          <w:t xml:space="preserve">and </w:t>
        </w:r>
      </w:ins>
      <w:r>
        <w:t xml:space="preserve">October 2020 shows </w:t>
      </w:r>
      <w:del w:id="260" w:author="mwerner@crpd.onmicrosoft.com" w:date="2020-12-08T15:12:00Z">
        <w:r w:rsidDel="008269FC">
          <w:delText xml:space="preserve">percentages </w:delText>
        </w:r>
      </w:del>
      <w:ins w:id="261" w:author="mwerner@crpd.onmicrosoft.com" w:date="2020-12-08T15:12:00Z">
        <w:r w:rsidR="008269FC">
          <w:t>job vacancy rates</w:t>
        </w:r>
      </w:ins>
      <w:del w:id="262" w:author="mwerner@crpd.onmicrosoft.com" w:date="2020-12-08T15:12:00Z">
        <w:r w:rsidDel="008269FC">
          <w:delText>that are</w:delText>
        </w:r>
      </w:del>
      <w:r>
        <w:t xml:space="preserve"> 2 to 3 </w:t>
      </w:r>
      <w:ins w:id="263" w:author="mwerner@crpd.onmicrosoft.com" w:date="2020-12-08T15:12:00Z">
        <w:r w:rsidR="008269FC">
          <w:t xml:space="preserve">percentage </w:t>
        </w:r>
      </w:ins>
      <w:r>
        <w:t xml:space="preserve">points lower than the </w:t>
      </w:r>
      <w:commentRangeStart w:id="264"/>
      <w:r>
        <w:t>2019 annual vacancy rate</w:t>
      </w:r>
      <w:commentRangeEnd w:id="264"/>
      <w:r w:rsidR="008269FC">
        <w:rPr>
          <w:rStyle w:val="CommentReference"/>
          <w:iCs w:val="0"/>
          <w:color w:val="auto"/>
        </w:rPr>
        <w:commentReference w:id="264"/>
      </w:r>
      <w:r>
        <w:t>. Data: MN DEED - National Labor Exchange | Bureau of Labor Statistics - Occupational Employment Statistics</w:t>
      </w:r>
    </w:p>
    <w:p w14:paraId="345DDBA3" w14:textId="0FBFBB88" w:rsidR="005562EC" w:rsidRDefault="005562EC" w:rsidP="005562EC"/>
    <w:p w14:paraId="2AC82A77" w14:textId="14962CA2" w:rsidR="00F122B1" w:rsidRDefault="00847274" w:rsidP="00F122B1">
      <w:moveFromRangeStart w:id="265" w:author="mwerner@crpd.onmicrosoft.com" w:date="2020-12-08T15:14:00Z" w:name="move58332874"/>
      <w:commentRangeStart w:id="266"/>
      <w:moveFrom w:id="267" w:author="mwerner@crpd.onmicrosoft.com" w:date="2020-12-08T15:14:00Z">
        <w:r w:rsidDel="003E4DAF">
          <w:t xml:space="preserve">Although the vacancy rates are a bit lower than in 2019, they are still high and do not eliminate the pressure to find workers. </w:t>
        </w:r>
      </w:moveFrom>
      <w:moveFromRangeEnd w:id="265"/>
      <w:r>
        <w:t>However, t</w:t>
      </w:r>
      <w:r w:rsidR="00872C97">
        <w:t>he difference between 2019 and 2020 is the availability of labor</w:t>
      </w:r>
      <w:r>
        <w:t xml:space="preserve"> in the unemployment</w:t>
      </w:r>
      <w:r w:rsidR="00872C97">
        <w:t xml:space="preserve"> pool. In 2019, the number of individuals on unemployment to tap into was </w:t>
      </w:r>
      <w:r w:rsidR="006F1AEC">
        <w:t xml:space="preserve">bare. </w:t>
      </w:r>
      <w:r>
        <w:t>T</w:t>
      </w:r>
      <w:r w:rsidR="006F1AEC">
        <w:t xml:space="preserve">he pandemic has changed that situation and now a larger pool exists. Although that pool is already beginning to shrink. </w:t>
      </w:r>
      <w:r w:rsidR="00E430AB">
        <w:fldChar w:fldCharType="begin"/>
      </w:r>
      <w:r w:rsidR="00E430AB">
        <w:instrText xml:space="preserve"> REF _Ref57717656 \h </w:instrText>
      </w:r>
      <w:r w:rsidR="00E430AB">
        <w:fldChar w:fldCharType="separate"/>
      </w:r>
      <w:r w:rsidR="00E430AB">
        <w:t xml:space="preserve">Figure </w:t>
      </w:r>
      <w:r w:rsidR="00E430AB">
        <w:rPr>
          <w:noProof/>
        </w:rPr>
        <w:t>4</w:t>
      </w:r>
      <w:r w:rsidR="00E430AB">
        <w:fldChar w:fldCharType="end"/>
      </w:r>
      <w:r w:rsidR="00E430AB">
        <w:t xml:space="preserve"> shows that job postings are close to equaling the </w:t>
      </w:r>
      <w:commentRangeStart w:id="268"/>
      <w:r w:rsidR="00E430AB">
        <w:t>number of unemployment claims</w:t>
      </w:r>
      <w:commentRangeEnd w:id="268"/>
      <w:r w:rsidR="003E4DAF">
        <w:rPr>
          <w:rStyle w:val="CommentReference"/>
        </w:rPr>
        <w:commentReference w:id="268"/>
      </w:r>
      <w:r w:rsidR="00E430AB">
        <w:t xml:space="preserve">, particularly in rural Minnesota. </w:t>
      </w:r>
      <w:r w:rsidR="008E700F">
        <w:t xml:space="preserve">By the end of October, Southwest Minnesota had more job postings than individuals filing for unemployment claims. </w:t>
      </w:r>
      <w:r w:rsidR="00F122B1">
        <w:t xml:space="preserve">Despite this shrinking pool, this is still significantly better than in previous years when the ratio of job postings to unemployment was close to </w:t>
      </w:r>
      <w:commentRangeStart w:id="269"/>
      <w:r w:rsidR="00F122B1">
        <w:t>1-to-</w:t>
      </w:r>
      <w:ins w:id="270" w:author="mwerner@crpd.onmicrosoft.com" w:date="2020-12-08T15:17:00Z">
        <w:r w:rsidR="003E4DAF">
          <w:t>0</w:t>
        </w:r>
      </w:ins>
      <w:r w:rsidR="00F122B1">
        <w:t>.5</w:t>
      </w:r>
      <w:commentRangeEnd w:id="269"/>
      <w:r w:rsidR="003E4DAF">
        <w:rPr>
          <w:rStyle w:val="CommentReference"/>
        </w:rPr>
        <w:commentReference w:id="269"/>
      </w:r>
      <w:r w:rsidR="00F122B1">
        <w:t>.</w:t>
      </w:r>
      <w:commentRangeEnd w:id="266"/>
      <w:r w:rsidR="003F11D6">
        <w:rPr>
          <w:rStyle w:val="CommentReference"/>
        </w:rPr>
        <w:commentReference w:id="266"/>
      </w:r>
    </w:p>
    <w:p w14:paraId="4EC5DF4B" w14:textId="18142614" w:rsidR="00175DD9" w:rsidRDefault="00175DD9" w:rsidP="005562EC"/>
    <w:p w14:paraId="58057AF9" w14:textId="7C760844" w:rsidR="00175DD9" w:rsidRDefault="00175DD9" w:rsidP="005562EC"/>
    <w:p w14:paraId="7F2BC129" w14:textId="77777777" w:rsidR="00175DD9" w:rsidRDefault="00175DD9" w:rsidP="00175DD9">
      <w:pPr>
        <w:keepNext/>
      </w:pPr>
      <w:commentRangeStart w:id="271"/>
      <w:r>
        <w:rPr>
          <w:noProof/>
        </w:rPr>
        <w:lastRenderedPageBreak/>
        <w:drawing>
          <wp:inline distT="0" distB="0" distL="0" distR="0" wp14:anchorId="146F1FA1" wp14:editId="2668637F">
            <wp:extent cx="59436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commentRangeEnd w:id="271"/>
      <w:r w:rsidR="003F11D6">
        <w:rPr>
          <w:rStyle w:val="CommentReference"/>
        </w:rPr>
        <w:commentReference w:id="271"/>
      </w:r>
    </w:p>
    <w:p w14:paraId="572823D8" w14:textId="64C7D13D" w:rsidR="00175DD9" w:rsidRDefault="00175DD9" w:rsidP="00175DD9">
      <w:pPr>
        <w:pStyle w:val="Caption"/>
      </w:pPr>
      <w:bookmarkStart w:id="272" w:name="_Ref57717656"/>
      <w:r>
        <w:t xml:space="preserve">Figure </w:t>
      </w:r>
      <w:fldSimple w:instr=" SEQ Figure \* ARABIC ">
        <w:r w:rsidR="000110BB">
          <w:rPr>
            <w:noProof/>
          </w:rPr>
          <w:t>6</w:t>
        </w:r>
      </w:fldSimple>
      <w:bookmarkEnd w:id="272"/>
      <w:r>
        <w:t xml:space="preserve">: The number of weekly job postings as a percent of weekly unemployment claims has been steadily increasing since September. </w:t>
      </w:r>
      <w:ins w:id="273" w:author="mwerner@crpd.onmicrosoft.com" w:date="2020-12-08T15:18:00Z">
        <w:r w:rsidR="0094500E">
          <w:t xml:space="preserve">Note that in Southwest Minnesota, there were more job postings than unemployment claims. </w:t>
        </w:r>
      </w:ins>
      <w:del w:id="274" w:author="mwerner@crpd.onmicrosoft.com" w:date="2020-12-08T15:18:00Z">
        <w:r w:rsidDel="0094500E">
          <w:delText xml:space="preserve">The highest percentages exist in rural Minnesota. </w:delText>
        </w:r>
      </w:del>
      <w:r>
        <w:t>Data: MN DEED Unemployment Claims &amp; National Labor Exchange</w:t>
      </w:r>
    </w:p>
    <w:p w14:paraId="26140BCC" w14:textId="54DED603" w:rsidR="00A54E52" w:rsidRDefault="00A54E52" w:rsidP="00B75E21"/>
    <w:p w14:paraId="03C524A2" w14:textId="77777777" w:rsidR="00CE004B" w:rsidRDefault="00CE004B" w:rsidP="00B75E21"/>
    <w:p w14:paraId="2FC1E2F0" w14:textId="1961B80F" w:rsidR="00CE004B" w:rsidRPr="00CE004B" w:rsidRDefault="00CE004B" w:rsidP="00B75E21">
      <w:pPr>
        <w:rPr>
          <w:rStyle w:val="Strong"/>
        </w:rPr>
      </w:pPr>
      <w:r w:rsidRPr="00CE004B">
        <w:rPr>
          <w:rStyle w:val="Strong"/>
        </w:rPr>
        <w:t>Challenges in tapping existing labor pool</w:t>
      </w:r>
    </w:p>
    <w:p w14:paraId="5285B83D" w14:textId="77777777" w:rsidR="00CE004B" w:rsidRDefault="00CE004B" w:rsidP="00B75E21"/>
    <w:p w14:paraId="156EFF27" w14:textId="38CDA309" w:rsidR="0094500E" w:rsidRDefault="0094500E" w:rsidP="0094500E">
      <w:pPr>
        <w:ind w:left="720" w:right="720"/>
        <w:rPr>
          <w:ins w:id="275" w:author="mwerner@crpd.onmicrosoft.com" w:date="2020-12-08T15:20:00Z"/>
          <w:i/>
          <w:iCs/>
        </w:rPr>
      </w:pPr>
      <w:r>
        <w:rPr>
          <w:i/>
          <w:iCs/>
        </w:rPr>
        <w:t>“There is going to be a need for more resources dedicated to retraining and employee matching</w:t>
      </w:r>
      <w:ins w:id="276" w:author="mwerner@crpd.onmicrosoft.com" w:date="2020-12-08T15:20:00Z">
        <w:r>
          <w:rPr>
            <w:i/>
            <w:iCs/>
          </w:rPr>
          <w:t>.</w:t>
        </w:r>
      </w:ins>
      <w:r>
        <w:rPr>
          <w:i/>
          <w:iCs/>
        </w:rPr>
        <w:t xml:space="preserve">” </w:t>
      </w:r>
    </w:p>
    <w:p w14:paraId="63D2433F" w14:textId="43F470A1" w:rsidR="0094500E" w:rsidRDefault="0094500E" w:rsidP="0094500E">
      <w:pPr>
        <w:ind w:left="720" w:right="720"/>
        <w:jc w:val="right"/>
        <w:rPr>
          <w:i/>
          <w:iCs/>
        </w:rPr>
      </w:pPr>
      <w:r>
        <w:rPr>
          <w:i/>
          <w:iCs/>
        </w:rPr>
        <w:t xml:space="preserve">Vicki </w:t>
      </w:r>
      <w:proofErr w:type="spellStart"/>
      <w:r>
        <w:rPr>
          <w:i/>
          <w:iCs/>
        </w:rPr>
        <w:t>Leaderbrand</w:t>
      </w:r>
      <w:proofErr w:type="spellEnd"/>
      <w:r>
        <w:rPr>
          <w:i/>
          <w:iCs/>
        </w:rPr>
        <w:t xml:space="preserve">, Executive Director, </w:t>
      </w:r>
      <w:ins w:id="277" w:author="mwerner@crpd.onmicrosoft.com" w:date="2020-12-08T15:20:00Z">
        <w:r>
          <w:rPr>
            <w:i/>
            <w:iCs/>
          </w:rPr>
          <w:br/>
        </w:r>
      </w:ins>
      <w:r>
        <w:rPr>
          <w:i/>
          <w:iCs/>
        </w:rPr>
        <w:t>Rural Minnesota Concentrated Employment Program</w:t>
      </w:r>
    </w:p>
    <w:p w14:paraId="146AA76C" w14:textId="77777777" w:rsidR="0094500E" w:rsidRDefault="0094500E" w:rsidP="0094500E"/>
    <w:p w14:paraId="5A29061D" w14:textId="789517FD" w:rsidR="00B926C2" w:rsidDel="0094500E" w:rsidRDefault="00B926C2" w:rsidP="00B926C2">
      <w:pPr>
        <w:rPr>
          <w:del w:id="278" w:author="mwerner@crpd.onmicrosoft.com" w:date="2020-12-08T15:25:00Z"/>
        </w:rPr>
      </w:pPr>
      <w:del w:id="279" w:author="mwerner@crpd.onmicrosoft.com" w:date="2020-12-08T15:25:00Z">
        <w:r w:rsidDel="0094500E">
          <w:delText xml:space="preserve">Although an increase in unemployment should benefit </w:delText>
        </w:r>
        <w:commentRangeStart w:id="280"/>
        <w:r w:rsidDel="0094500E">
          <w:delText xml:space="preserve">their </w:delText>
        </w:r>
        <w:commentRangeEnd w:id="280"/>
        <w:r w:rsidR="0094500E" w:rsidDel="0094500E">
          <w:rPr>
            <w:rStyle w:val="CommentReference"/>
          </w:rPr>
          <w:commentReference w:id="280"/>
        </w:r>
        <w:r w:rsidDel="0094500E">
          <w:delText xml:space="preserve">efforts to fill jobs in other industries </w:delText>
        </w:r>
      </w:del>
      <w:del w:id="281" w:author="mwerner@crpd.onmicrosoft.com" w:date="2020-12-08T15:23:00Z">
        <w:r w:rsidDel="0094500E">
          <w:delText>the largest number of unemployed individuals do not adequately match the skills needed in in-demand occupations.</w:delText>
        </w:r>
      </w:del>
    </w:p>
    <w:p w14:paraId="72DC7593" w14:textId="0AC641AB" w:rsidR="00B926C2" w:rsidDel="0094500E" w:rsidRDefault="00B926C2" w:rsidP="00B926C2">
      <w:pPr>
        <w:rPr>
          <w:del w:id="282" w:author="mwerner@crpd.onmicrosoft.com" w:date="2020-12-08T15:25:00Z"/>
        </w:rPr>
      </w:pPr>
    </w:p>
    <w:p w14:paraId="209D896C" w14:textId="77777777" w:rsidR="0094500E" w:rsidRDefault="0094500E" w:rsidP="00B75E21">
      <w:pPr>
        <w:rPr>
          <w:ins w:id="283" w:author="mwerner@crpd.onmicrosoft.com" w:date="2020-12-08T15:25:00Z"/>
        </w:rPr>
      </w:pPr>
      <w:ins w:id="284" w:author="mwerner@crpd.onmicrosoft.com" w:date="2020-12-08T15:22:00Z">
        <w:r>
          <w:t>The state’s current “problem” of unemployed workers and unfilled jobs might seem</w:t>
        </w:r>
      </w:ins>
      <w:ins w:id="285" w:author="mwerner@crpd.onmicrosoft.com" w:date="2020-12-08T15:25:00Z">
        <w:r>
          <w:t xml:space="preserve"> more</w:t>
        </w:r>
      </w:ins>
      <w:ins w:id="286" w:author="mwerner@crpd.onmicrosoft.com" w:date="2020-12-08T15:22:00Z">
        <w:r>
          <w:t xml:space="preserve"> like a blessing, but there is a p</w:t>
        </w:r>
      </w:ins>
      <w:ins w:id="287" w:author="mwerner@crpd.onmicrosoft.com" w:date="2020-12-08T15:23:00Z">
        <w:r>
          <w:t xml:space="preserve">roblem: a large number of currently unemployed individuals </w:t>
        </w:r>
      </w:ins>
      <w:ins w:id="288" w:author="mwerner@crpd.onmicrosoft.com" w:date="2020-12-08T15:24:00Z">
        <w:r>
          <w:t xml:space="preserve">were not employed in the sectors that need workers, and therefore they </w:t>
        </w:r>
      </w:ins>
      <w:ins w:id="289" w:author="mwerner@crpd.onmicrosoft.com" w:date="2020-12-08T15:23:00Z">
        <w:r>
          <w:t xml:space="preserve">do not </w:t>
        </w:r>
      </w:ins>
      <w:ins w:id="290" w:author="mwerner@crpd.onmicrosoft.com" w:date="2020-12-08T15:24:00Z">
        <w:r>
          <w:t xml:space="preserve">have </w:t>
        </w:r>
      </w:ins>
      <w:ins w:id="291" w:author="mwerner@crpd.onmicrosoft.com" w:date="2020-12-08T15:23:00Z">
        <w:r>
          <w:t xml:space="preserve">the skills needed </w:t>
        </w:r>
      </w:ins>
      <w:ins w:id="292" w:author="mwerner@crpd.onmicrosoft.com" w:date="2020-12-08T15:24:00Z">
        <w:r>
          <w:t xml:space="preserve">for the </w:t>
        </w:r>
      </w:ins>
      <w:ins w:id="293" w:author="mwerner@crpd.onmicrosoft.com" w:date="2020-12-08T15:23:00Z">
        <w:r>
          <w:t xml:space="preserve">in-demand </w:t>
        </w:r>
      </w:ins>
      <w:ins w:id="294" w:author="mwerner@crpd.onmicrosoft.com" w:date="2020-12-08T15:24:00Z">
        <w:r>
          <w:t>jobs</w:t>
        </w:r>
      </w:ins>
      <w:ins w:id="295" w:author="mwerner@crpd.onmicrosoft.com" w:date="2020-12-08T15:23:00Z">
        <w:r>
          <w:t>.</w:t>
        </w:r>
      </w:ins>
      <w:ins w:id="296" w:author="mwerner@crpd.onmicrosoft.com" w:date="2020-12-08T15:24:00Z">
        <w:r>
          <w:t xml:space="preserve"> </w:t>
        </w:r>
      </w:ins>
    </w:p>
    <w:p w14:paraId="62D916D1" w14:textId="77777777" w:rsidR="0094500E" w:rsidRDefault="0094500E" w:rsidP="00B75E21">
      <w:pPr>
        <w:rPr>
          <w:ins w:id="297" w:author="mwerner@crpd.onmicrosoft.com" w:date="2020-12-08T15:25:00Z"/>
        </w:rPr>
      </w:pPr>
    </w:p>
    <w:p w14:paraId="12FDCC72" w14:textId="51FCBC31" w:rsidR="006B588A" w:rsidRDefault="00A40FCC" w:rsidP="00B75E21">
      <w:r>
        <w:t xml:space="preserve">Whereas unemployment </w:t>
      </w:r>
      <w:del w:id="298" w:author="mwerner@crpd.onmicrosoft.com" w:date="2020-12-08T15:26:00Z">
        <w:r w:rsidDel="00C32451">
          <w:delText xml:space="preserve">was </w:delText>
        </w:r>
      </w:del>
      <w:ins w:id="299" w:author="mwerner@crpd.onmicrosoft.com" w:date="2020-12-08T15:26:00Z">
        <w:r w:rsidR="00C32451">
          <w:t xml:space="preserve">is </w:t>
        </w:r>
      </w:ins>
      <w:r>
        <w:t>concentrated in a few occupations</w:t>
      </w:r>
      <w:ins w:id="300" w:author="mwerner@crpd.onmicrosoft.com" w:date="2020-12-08T15:26:00Z">
        <w:r w:rsidR="00C32451">
          <w:t>—services, hospitality—</w:t>
        </w:r>
      </w:ins>
      <w:r>
        <w:t xml:space="preserve">employment opportunities are spread across many occupations and are more dependent on region. </w:t>
      </w:r>
      <w:r w:rsidR="0084772C">
        <w:t xml:space="preserve">Having a larger pool can be good news for employers and workforce development organizations, but it doesn’t always mean it’s the “right” pool. Having access to a pool of labor that is already trained for the specific work makes life significantly easier. It’s important to know </w:t>
      </w:r>
      <w:r w:rsidR="0084772C">
        <w:lastRenderedPageBreak/>
        <w:t>if the people who are unemployed came from an occupation that is attempting to hire and whether that pool is larger than the number of jobs available.</w:t>
      </w:r>
    </w:p>
    <w:p w14:paraId="2B5A27FB" w14:textId="3CBC8A1F" w:rsidR="0005695A" w:rsidRDefault="0005695A" w:rsidP="00B75E21"/>
    <w:p w14:paraId="280B9B1C" w14:textId="14BB7528" w:rsidR="0005695A" w:rsidRDefault="0005695A" w:rsidP="00B75E21">
      <w:r>
        <w:fldChar w:fldCharType="begin"/>
      </w:r>
      <w:r>
        <w:instrText xml:space="preserve"> REF _Ref57794515 \h </w:instrText>
      </w:r>
      <w:r>
        <w:fldChar w:fldCharType="separate"/>
      </w:r>
      <w:r>
        <w:t xml:space="preserve">Figure </w:t>
      </w:r>
      <w:r>
        <w:rPr>
          <w:noProof/>
        </w:rPr>
        <w:t>5</w:t>
      </w:r>
      <w:r>
        <w:fldChar w:fldCharType="end"/>
      </w:r>
      <w:r>
        <w:t xml:space="preserve"> provides the number of occupations (out of </w:t>
      </w:r>
      <w:ins w:id="301" w:author="mwerner@crpd.onmicrosoft.com" w:date="2020-12-08T15:28:00Z">
        <w:r w:rsidR="00C32451">
          <w:t xml:space="preserve">a total of </w:t>
        </w:r>
      </w:ins>
      <w:r>
        <w:t>23) that have more job postings than individuals unemployed</w:t>
      </w:r>
      <w:r w:rsidR="00A63A80">
        <w:t xml:space="preserve"> in that occupation</w:t>
      </w:r>
      <w:r>
        <w:t xml:space="preserve"> for each region. </w:t>
      </w:r>
      <w:ins w:id="302" w:author="mwerner@crpd.onmicrosoft.com" w:date="2020-12-08T15:32:00Z">
        <w:r w:rsidR="00C32451">
          <w:t xml:space="preserve">Between the beginning of September and the end of October, the number of occupations facing this scenario </w:t>
        </w:r>
      </w:ins>
      <w:del w:id="303" w:author="mwerner@crpd.onmicrosoft.com" w:date="2020-12-08T15:32:00Z">
        <w:r w:rsidDel="00C32451">
          <w:delText>T</w:delText>
        </w:r>
      </w:del>
      <w:ins w:id="304" w:author="mwerner@crpd.onmicrosoft.com" w:date="2020-12-08T15:32:00Z">
        <w:r w:rsidR="00C32451">
          <w:t>has grown considerab</w:t>
        </w:r>
      </w:ins>
      <w:ins w:id="305" w:author="mwerner@crpd.onmicrosoft.com" w:date="2020-12-08T15:33:00Z">
        <w:r w:rsidR="00C32451">
          <w:t xml:space="preserve">ly, </w:t>
        </w:r>
      </w:ins>
      <w:del w:id="306" w:author="mwerner@crpd.onmicrosoft.com" w:date="2020-12-08T15:32:00Z">
        <w:r w:rsidDel="00C32451">
          <w:delText>here has been considerabl</w:delText>
        </w:r>
        <w:r w:rsidR="00A63A80" w:rsidDel="00C32451">
          <w:delText xml:space="preserve">e </w:delText>
        </w:r>
        <w:r w:rsidDel="00C32451">
          <w:delText xml:space="preserve">growth in the number of occupations facing this scenario since the beginning of September, </w:delText>
        </w:r>
      </w:del>
      <w:r>
        <w:t xml:space="preserve">especially in </w:t>
      </w:r>
      <w:ins w:id="307" w:author="mwerner@crpd.onmicrosoft.com" w:date="2020-12-08T15:31:00Z">
        <w:r w:rsidR="00C32451">
          <w:t xml:space="preserve">Southwest and Southeast Minnesota and in </w:t>
        </w:r>
      </w:ins>
      <w:del w:id="308" w:author="mwerner@crpd.onmicrosoft.com" w:date="2020-12-08T15:31:00Z">
        <w:r w:rsidR="00C45309" w:rsidDel="00C32451">
          <w:delText xml:space="preserve">our </w:delText>
        </w:r>
      </w:del>
      <w:ins w:id="309" w:author="mwerner@crpd.onmicrosoft.com" w:date="2020-12-08T15:31:00Z">
        <w:r w:rsidR="00C32451">
          <w:t xml:space="preserve">the </w:t>
        </w:r>
      </w:ins>
      <w:r w:rsidR="00C45309">
        <w:t xml:space="preserve">more rural </w:t>
      </w:r>
      <w:del w:id="310" w:author="mwerner@crpd.onmicrosoft.com" w:date="2020-12-08T15:31:00Z">
        <w:r w:rsidR="00C45309" w:rsidDel="00C32451">
          <w:delText xml:space="preserve">areas </w:delText>
        </w:r>
      </w:del>
      <w:ins w:id="311" w:author="mwerner@crpd.onmicrosoft.com" w:date="2020-12-08T15:31:00Z">
        <w:r w:rsidR="00C32451">
          <w:t>counties</w:t>
        </w:r>
      </w:ins>
      <w:del w:id="312" w:author="mwerner@crpd.onmicrosoft.com" w:date="2020-12-08T15:33:00Z">
        <w:r w:rsidR="00C45309" w:rsidDel="00C32451">
          <w:delText>of</w:delText>
        </w:r>
        <w:r w:rsidDel="00C32451">
          <w:delText xml:space="preserve"> Minnesota</w:delText>
        </w:r>
      </w:del>
      <w:r>
        <w:t xml:space="preserve">. </w:t>
      </w:r>
      <w:ins w:id="313" w:author="mwerner@crpd.onmicrosoft.com" w:date="2020-12-08T15:33:00Z">
        <w:r w:rsidR="00C32451">
          <w:t xml:space="preserve">At the same time, </w:t>
        </w:r>
      </w:ins>
      <w:del w:id="314" w:author="mwerner@crpd.onmicrosoft.com" w:date="2020-12-08T15:31:00Z">
        <w:r w:rsidDel="00C32451">
          <w:delText>Southwest and Southeast Minnesota both had a majority of their occ</w:delText>
        </w:r>
        <w:r w:rsidR="0084772C" w:rsidDel="00C32451">
          <w:delText>upations with job postings</w:delText>
        </w:r>
        <w:r w:rsidDel="00C32451">
          <w:delText xml:space="preserve"> in</w:delText>
        </w:r>
        <w:r w:rsidR="0084772C" w:rsidDel="00C32451">
          <w:delText xml:space="preserve"> a situation where there were more jobs posted than unemployed within that occupation</w:delText>
        </w:r>
        <w:r w:rsidDel="00C32451">
          <w:delText xml:space="preserve"> by the end of October. </w:delText>
        </w:r>
      </w:del>
      <w:r>
        <w:t>Central Minnesota and the Seven County Metro continue</w:t>
      </w:r>
      <w:ins w:id="315" w:author="mwerner@crpd.onmicrosoft.com" w:date="2020-12-08T15:33:00Z">
        <w:r w:rsidR="00C32451">
          <w:t>d</w:t>
        </w:r>
      </w:ins>
      <w:r>
        <w:t xml:space="preserve"> to have a</w:t>
      </w:r>
      <w:r w:rsidR="00A63A80">
        <w:t xml:space="preserve"> high number of occupations with more unemployed than job postings.</w:t>
      </w:r>
    </w:p>
    <w:p w14:paraId="5CF0D7BE" w14:textId="77777777" w:rsidR="006B588A" w:rsidRDefault="006B588A" w:rsidP="00B75E21"/>
    <w:p w14:paraId="43C2E96B" w14:textId="77777777" w:rsidR="0005695A" w:rsidRDefault="0005695A" w:rsidP="0005695A">
      <w:pPr>
        <w:keepNext/>
        <w:jc w:val="center"/>
      </w:pPr>
      <w:r>
        <w:rPr>
          <w:noProof/>
        </w:rPr>
        <w:drawing>
          <wp:inline distT="0" distB="0" distL="0" distR="0" wp14:anchorId="580307D7" wp14:editId="3E4237D0">
            <wp:extent cx="59436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4">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477424C3" w14:textId="15896016" w:rsidR="00197281" w:rsidRDefault="0005695A" w:rsidP="0005695A">
      <w:pPr>
        <w:pStyle w:val="Caption"/>
      </w:pPr>
      <w:bookmarkStart w:id="316" w:name="_Ref57794515"/>
      <w:r>
        <w:t xml:space="preserve">Figure </w:t>
      </w:r>
      <w:fldSimple w:instr=" SEQ Figure \* ARABIC ">
        <w:r w:rsidR="000110BB">
          <w:rPr>
            <w:noProof/>
          </w:rPr>
          <w:t>7</w:t>
        </w:r>
      </w:fldSimple>
      <w:bookmarkEnd w:id="316"/>
      <w:r>
        <w:t>: The number of occupations (out of 23) with more job postings than unemployed individuals has grown considerably since the beginning of September. Data: MN DEED UI Claims &amp; National Labor Exchange</w:t>
      </w:r>
    </w:p>
    <w:p w14:paraId="0416CBDC" w14:textId="79975976" w:rsidR="00451B57" w:rsidRDefault="00451B57" w:rsidP="00451B57"/>
    <w:p w14:paraId="1620875E" w14:textId="75E98A8B" w:rsidR="00B97177" w:rsidRDefault="003A7346" w:rsidP="00451B57">
      <w:r>
        <w:t>If there isn’t a</w:t>
      </w:r>
      <w:ins w:id="317" w:author="mwerner@crpd.onmicrosoft.com" w:date="2020-12-08T15:34:00Z">
        <w:r w:rsidR="00E96668">
          <w:t xml:space="preserve"> </w:t>
        </w:r>
      </w:ins>
      <w:del w:id="318" w:author="mwerner@crpd.onmicrosoft.com" w:date="2020-12-08T15:34:00Z">
        <w:r w:rsidDel="00E96668">
          <w:delText xml:space="preserve">n unemployment </w:delText>
        </w:r>
      </w:del>
      <w:r>
        <w:t xml:space="preserve">pool </w:t>
      </w:r>
      <w:ins w:id="319" w:author="mwerner@crpd.onmicrosoft.com" w:date="2020-12-08T15:34:00Z">
        <w:r w:rsidR="00E96668">
          <w:t xml:space="preserve">of unemployed workers </w:t>
        </w:r>
      </w:ins>
      <w:r>
        <w:t>available within these occupation</w:t>
      </w:r>
      <w:ins w:id="320" w:author="mwerner@crpd.onmicrosoft.com" w:date="2020-12-08T15:34:00Z">
        <w:r w:rsidR="00E96668">
          <w:t xml:space="preserve"> sectors</w:t>
        </w:r>
      </w:ins>
      <w:del w:id="321" w:author="mwerner@crpd.onmicrosoft.com" w:date="2020-12-08T15:34:00Z">
        <w:r w:rsidDel="00E96668">
          <w:delText>s</w:delText>
        </w:r>
      </w:del>
      <w:r>
        <w:t xml:space="preserve">, </w:t>
      </w:r>
      <w:del w:id="322" w:author="mwerner@crpd.onmicrosoft.com" w:date="2020-12-08T15:34:00Z">
        <w:r w:rsidDel="00E96668">
          <w:delText xml:space="preserve">that means that </w:delText>
        </w:r>
      </w:del>
      <w:r>
        <w:t xml:space="preserve">workforce development organizations and employers </w:t>
      </w:r>
      <w:ins w:id="323" w:author="mwerner@crpd.onmicrosoft.com" w:date="2020-12-08T15:34:00Z">
        <w:r w:rsidR="00E96668">
          <w:t xml:space="preserve">will </w:t>
        </w:r>
      </w:ins>
      <w:r>
        <w:t xml:space="preserve">need to find ways to </w:t>
      </w:r>
      <w:ins w:id="324" w:author="mwerner@crpd.onmicrosoft.com" w:date="2020-12-08T15:34:00Z">
        <w:r w:rsidR="00E96668">
          <w:t xml:space="preserve">attract </w:t>
        </w:r>
      </w:ins>
      <w:del w:id="325" w:author="mwerner@crpd.onmicrosoft.com" w:date="2020-12-08T15:35:00Z">
        <w:r w:rsidDel="00E96668">
          <w:delText xml:space="preserve">retrain </w:delText>
        </w:r>
      </w:del>
      <w:r>
        <w:t xml:space="preserve">unemployed individuals </w:t>
      </w:r>
      <w:del w:id="326" w:author="mwerner@crpd.onmicrosoft.com" w:date="2020-12-08T15:35:00Z">
        <w:r w:rsidDel="00E96668">
          <w:delText xml:space="preserve">in </w:delText>
        </w:r>
      </w:del>
      <w:ins w:id="327" w:author="mwerner@crpd.onmicrosoft.com" w:date="2020-12-08T15:35:00Z">
        <w:r w:rsidR="00E96668">
          <w:t xml:space="preserve">away from </w:t>
        </w:r>
      </w:ins>
      <w:r>
        <w:t xml:space="preserve">other occupations. Depending on </w:t>
      </w:r>
      <w:del w:id="328" w:author="mwerner@crpd.onmicrosoft.com" w:date="2020-12-08T15:35:00Z">
        <w:r w:rsidDel="00E96668">
          <w:delText xml:space="preserve">within </w:delText>
        </w:r>
      </w:del>
      <w:r>
        <w:t xml:space="preserve">which occupation </w:t>
      </w:r>
      <w:ins w:id="329" w:author="mwerner@crpd.onmicrosoft.com" w:date="2020-12-08T15:35:00Z">
        <w:r w:rsidR="00E96668">
          <w:t xml:space="preserve">the unemployed worker comes from, he or she could </w:t>
        </w:r>
      </w:ins>
      <w:ins w:id="330" w:author="mwerner@crpd.onmicrosoft.com" w:date="2020-12-08T15:36:00Z">
        <w:r w:rsidR="00E96668">
          <w:t xml:space="preserve">arrive in their new sector </w:t>
        </w:r>
        <w:r w:rsidR="00136D65">
          <w:t xml:space="preserve">of choice </w:t>
        </w:r>
        <w:r w:rsidR="00E96668">
          <w:t xml:space="preserve">with </w:t>
        </w:r>
      </w:ins>
      <w:del w:id="331" w:author="mwerner@crpd.onmicrosoft.com" w:date="2020-12-08T15:36:00Z">
        <w:r w:rsidDel="00E96668">
          <w:delText xml:space="preserve">the labor pool exists means how challenging this could be due to </w:delText>
        </w:r>
      </w:del>
      <w:r>
        <w:t>significant skill gaps.</w:t>
      </w:r>
      <w:r w:rsidR="00B97177">
        <w:t xml:space="preserve"> </w:t>
      </w:r>
    </w:p>
    <w:p w14:paraId="344D08B4" w14:textId="0A53A02F" w:rsidR="00B97177" w:rsidRDefault="00B97177" w:rsidP="00451B57"/>
    <w:p w14:paraId="726BD050" w14:textId="15BB0CB5" w:rsidR="00B97177" w:rsidRDefault="00E410B9" w:rsidP="00451B57">
      <w:moveToRangeStart w:id="332" w:author="mwerner@crpd.onmicrosoft.com" w:date="2020-12-08T15:41:00Z" w:name="move58334513"/>
      <w:moveTo w:id="333" w:author="mwerner@crpd.onmicrosoft.com" w:date="2020-12-08T15:41:00Z">
        <w:del w:id="334" w:author="mwerner@crpd.onmicrosoft.com" w:date="2020-12-08T15:41:00Z">
          <w:r w:rsidDel="00E410B9">
            <w:delText>This</w:delText>
          </w:r>
        </w:del>
      </w:moveTo>
      <w:ins w:id="335" w:author="mwerner@crpd.onmicrosoft.com" w:date="2020-12-08T15:41:00Z">
        <w:r>
          <w:t>To</w:t>
        </w:r>
      </w:ins>
      <w:moveTo w:id="336" w:author="mwerner@crpd.onmicrosoft.com" w:date="2020-12-08T15:41:00Z">
        <w:r>
          <w:t xml:space="preserve"> provide</w:t>
        </w:r>
        <w:del w:id="337" w:author="mwerner@crpd.onmicrosoft.com" w:date="2020-12-08T15:41:00Z">
          <w:r w:rsidDel="00E410B9">
            <w:delText>s</w:delText>
          </w:r>
        </w:del>
        <w:r>
          <w:t xml:space="preserve"> a sense of how significant the gap is </w:t>
        </w:r>
        <w:del w:id="338" w:author="mwerner@crpd.onmicrosoft.com" w:date="2020-12-08T15:41:00Z">
          <w:r w:rsidDel="00E410B9">
            <w:delText xml:space="preserve">in access to </w:delText>
          </w:r>
        </w:del>
      </w:moveTo>
      <w:ins w:id="339" w:author="mwerner@crpd.onmicrosoft.com" w:date="2020-12-08T15:41:00Z">
        <w:r>
          <w:t xml:space="preserve">between </w:t>
        </w:r>
      </w:ins>
      <w:moveTo w:id="340" w:author="mwerner@crpd.onmicrosoft.com" w:date="2020-12-08T15:41:00Z">
        <w:r>
          <w:t xml:space="preserve">“ready-to-work” labor pools </w:t>
        </w:r>
        <w:del w:id="341" w:author="mwerner@crpd.onmicrosoft.com" w:date="2020-12-08T15:42:00Z">
          <w:r w:rsidDel="00E410B9">
            <w:delText xml:space="preserve">available for </w:delText>
          </w:r>
        </w:del>
      </w:moveTo>
      <w:ins w:id="342" w:author="mwerner@crpd.onmicrosoft.com" w:date="2020-12-08T15:42:00Z">
        <w:r>
          <w:t xml:space="preserve">and </w:t>
        </w:r>
      </w:ins>
      <w:moveTo w:id="343" w:author="mwerner@crpd.onmicrosoft.com" w:date="2020-12-08T15:41:00Z">
        <w:r>
          <w:t>occupations with workforce shortages</w:t>
        </w:r>
      </w:moveTo>
      <w:ins w:id="344" w:author="mwerner@crpd.onmicrosoft.com" w:date="2020-12-08T15:42:00Z">
        <w:r>
          <w:t xml:space="preserve">, </w:t>
        </w:r>
      </w:ins>
      <w:moveTo w:id="345" w:author="mwerner@crpd.onmicrosoft.com" w:date="2020-12-08T15:41:00Z">
        <w:del w:id="346" w:author="mwerner@crpd.onmicrosoft.com" w:date="2020-12-08T15:42:00Z">
          <w:r w:rsidDel="00E410B9">
            <w:delText>.</w:delText>
          </w:r>
        </w:del>
      </w:moveTo>
      <w:moveToRangeEnd w:id="332"/>
      <w:r w:rsidR="002158BF">
        <w:fldChar w:fldCharType="begin"/>
      </w:r>
      <w:r w:rsidR="002158BF">
        <w:instrText xml:space="preserve"> REF _Ref57802889 \h </w:instrText>
      </w:r>
      <w:r w:rsidR="002158BF">
        <w:fldChar w:fldCharType="separate"/>
      </w:r>
      <w:r w:rsidR="002158BF">
        <w:t xml:space="preserve">Table </w:t>
      </w:r>
      <w:r w:rsidR="002158BF">
        <w:rPr>
          <w:noProof/>
        </w:rPr>
        <w:t>2</w:t>
      </w:r>
      <w:r w:rsidR="002158BF">
        <w:fldChar w:fldCharType="end"/>
      </w:r>
      <w:r w:rsidR="002158BF">
        <w:t xml:space="preserve"> </w:t>
      </w:r>
      <w:del w:id="347" w:author="mwerner@crpd.onmicrosoft.com" w:date="2020-12-08T15:42:00Z">
        <w:r w:rsidR="002158BF" w:rsidDel="00E410B9">
          <w:delText xml:space="preserve">provides </w:delText>
        </w:r>
      </w:del>
      <w:ins w:id="348" w:author="mwerner@crpd.onmicrosoft.com" w:date="2020-12-08T15:42:00Z">
        <w:r>
          <w:t xml:space="preserve">shows </w:t>
        </w:r>
      </w:ins>
      <w:r w:rsidR="002158BF">
        <w:t xml:space="preserve">the occupations that appeared in the </w:t>
      </w:r>
      <w:r w:rsidR="002158BF">
        <w:lastRenderedPageBreak/>
        <w:t xml:space="preserve">largest number of EDRs as a top-5 ranked occupation facing a workforce shortage or a surplus at the end of October. </w:t>
      </w:r>
      <w:ins w:id="349" w:author="mwerner@crpd.onmicrosoft.com" w:date="2020-12-08T15:38:00Z">
        <w:r>
          <w:t xml:space="preserve">These were all </w:t>
        </w:r>
      </w:ins>
      <w:del w:id="350" w:author="mwerner@crpd.onmicrosoft.com" w:date="2020-12-08T15:38:00Z">
        <w:r w:rsidR="002158BF" w:rsidDel="00E410B9">
          <w:delText xml:space="preserve">All of the </w:delText>
        </w:r>
      </w:del>
      <w:r w:rsidR="002158BF">
        <w:t xml:space="preserve">occupations that </w:t>
      </w:r>
      <w:del w:id="351" w:author="mwerner@crpd.onmicrosoft.com" w:date="2020-12-08T15:38:00Z">
        <w:r w:rsidR="002158BF" w:rsidDel="00E410B9">
          <w:delText xml:space="preserve">were facing workforce shortages in the largest number of EDRs </w:delText>
        </w:r>
      </w:del>
      <w:r w:rsidR="002158BF">
        <w:t>would require either significant training (</w:t>
      </w:r>
      <w:proofErr w:type="gramStart"/>
      <w:r w:rsidR="002158BF">
        <w:t>i.e.</w:t>
      </w:r>
      <w:proofErr w:type="gramEnd"/>
      <w:r w:rsidR="002158BF">
        <w:t xml:space="preserve"> healthcare practitioners and technical) or at least some training (i.e. production). Nearly all of the occupations that were facing workforce surpluses in the largest number of EDRs either require little to no training (</w:t>
      </w:r>
      <w:proofErr w:type="gramStart"/>
      <w:r w:rsidR="002158BF">
        <w:t>i.e.</w:t>
      </w:r>
      <w:proofErr w:type="gramEnd"/>
      <w:r w:rsidR="002158BF">
        <w:t xml:space="preserve"> food prep) or are not </w:t>
      </w:r>
      <w:del w:id="352" w:author="mwerner@crpd.onmicrosoft.com" w:date="2020-12-08T15:40:00Z">
        <w:r w:rsidR="002158BF" w:rsidDel="00E410B9">
          <w:delText xml:space="preserve">really </w:delText>
        </w:r>
      </w:del>
      <w:ins w:id="353" w:author="mwerner@crpd.onmicrosoft.com" w:date="2020-12-08T15:40:00Z">
        <w:r>
          <w:t xml:space="preserve">currently </w:t>
        </w:r>
      </w:ins>
      <w:r w:rsidR="002158BF">
        <w:t>“available”</w:t>
      </w:r>
      <w:ins w:id="354" w:author="mwerner@crpd.onmicrosoft.com" w:date="2020-12-08T15:40:00Z">
        <w:r>
          <w:t xml:space="preserve"> </w:t>
        </w:r>
      </w:ins>
      <w:ins w:id="355" w:author="mwerner@crpd.onmicrosoft.com" w:date="2020-12-08T15:41:00Z">
        <w:r>
          <w:t>(</w:t>
        </w:r>
      </w:ins>
      <w:ins w:id="356" w:author="mwerner@crpd.onmicrosoft.com" w:date="2020-12-08T15:40:00Z">
        <w:r>
          <w:t>during the winter</w:t>
        </w:r>
      </w:ins>
      <w:ins w:id="357" w:author="mwerner@crpd.onmicrosoft.com" w:date="2020-12-08T15:41:00Z">
        <w:r>
          <w:t>)</w:t>
        </w:r>
      </w:ins>
      <w:r w:rsidR="002158BF">
        <w:t xml:space="preserve"> due to </w:t>
      </w:r>
      <w:del w:id="358" w:author="mwerner@crpd.onmicrosoft.com" w:date="2020-12-08T15:39:00Z">
        <w:r w:rsidR="002158BF" w:rsidDel="00E410B9">
          <w:delText>high unemployment and a low number of job postings due to it’s</w:delText>
        </w:r>
      </w:del>
      <w:ins w:id="359" w:author="mwerner@crpd.onmicrosoft.com" w:date="2020-12-08T15:39:00Z">
        <w:r>
          <w:t>their</w:t>
        </w:r>
      </w:ins>
      <w:r w:rsidR="002158BF">
        <w:t xml:space="preserve"> seasonal nature (i.e. construction and extraction). </w:t>
      </w:r>
      <w:moveFromRangeStart w:id="360" w:author="mwerner@crpd.onmicrosoft.com" w:date="2020-12-08T15:41:00Z" w:name="move58334513"/>
      <w:moveFrom w:id="361" w:author="mwerner@crpd.onmicrosoft.com" w:date="2020-12-08T15:41:00Z">
        <w:r w:rsidR="002158BF" w:rsidDel="00E410B9">
          <w:t>This provides a sense of how significant the gap is in access to “ready-to-work” labor pools available for occupations with workforce shortages.</w:t>
        </w:r>
      </w:moveFrom>
      <w:moveFromRangeEnd w:id="360"/>
    </w:p>
    <w:p w14:paraId="00A30163" w14:textId="0878E9AB" w:rsidR="002158BF" w:rsidRDefault="002158BF" w:rsidP="00451B57"/>
    <w:p w14:paraId="21A8E92A" w14:textId="77777777" w:rsidR="002158BF" w:rsidRDefault="002158BF" w:rsidP="00451B57"/>
    <w:p w14:paraId="6F480C7E" w14:textId="10E3B0CD" w:rsidR="002158BF" w:rsidRDefault="002158BF" w:rsidP="002158BF">
      <w:pPr>
        <w:pStyle w:val="Caption"/>
        <w:keepNext/>
      </w:pPr>
      <w:bookmarkStart w:id="362" w:name="_Ref57802889"/>
      <w:r>
        <w:t xml:space="preserve">Table </w:t>
      </w:r>
      <w:fldSimple w:instr=" SEQ Table \* ARABIC ">
        <w:r w:rsidR="008A731C">
          <w:rPr>
            <w:noProof/>
          </w:rPr>
          <w:t>2</w:t>
        </w:r>
      </w:fldSimple>
      <w:bookmarkEnd w:id="362"/>
      <w:r>
        <w:t xml:space="preserve">: </w:t>
      </w:r>
      <w:del w:id="363" w:author="mwerner@crpd.onmicrosoft.com" w:date="2020-12-08T15:43:00Z">
        <w:r w:rsidDel="009C4283">
          <w:delText>The table provides</w:delText>
        </w:r>
      </w:del>
      <w:ins w:id="364" w:author="mwerner@crpd.onmicrosoft.com" w:date="2020-12-08T15:43:00Z">
        <w:r w:rsidR="009C4283">
          <w:t>Looking at</w:t>
        </w:r>
      </w:ins>
      <w:r>
        <w:t xml:space="preserve"> the occupations that appeared in the most EDRs as </w:t>
      </w:r>
      <w:del w:id="365" w:author="mwerner@crpd.onmicrosoft.com" w:date="2020-12-08T15:44:00Z">
        <w:r w:rsidDel="009C4283">
          <w:delText xml:space="preserve">a top-5 ranked occupation </w:delText>
        </w:r>
      </w:del>
      <w:r>
        <w:t xml:space="preserve">facing </w:t>
      </w:r>
      <w:ins w:id="366" w:author="mwerner@crpd.onmicrosoft.com" w:date="2020-12-08T15:44:00Z">
        <w:r w:rsidR="009C4283">
          <w:t xml:space="preserve">either </w:t>
        </w:r>
      </w:ins>
      <w:r>
        <w:t xml:space="preserve">a workforce shortage </w:t>
      </w:r>
      <w:del w:id="367" w:author="mwerner@crpd.onmicrosoft.com" w:date="2020-12-08T15:44:00Z">
        <w:r w:rsidDel="009C4283">
          <w:delText xml:space="preserve">and </w:delText>
        </w:r>
      </w:del>
      <w:ins w:id="368" w:author="mwerner@crpd.onmicrosoft.com" w:date="2020-12-08T15:44:00Z">
        <w:r w:rsidR="009C4283">
          <w:t xml:space="preserve">or </w:t>
        </w:r>
      </w:ins>
      <w:r>
        <w:t>a workforce surplus</w:t>
      </w:r>
      <w:ins w:id="369" w:author="mwerner@crpd.onmicrosoft.com" w:date="2020-12-08T15:44:00Z">
        <w:r w:rsidR="009C4283">
          <w:t xml:space="preserve"> indicates the gap between the two in terms of skill sets</w:t>
        </w:r>
      </w:ins>
      <w:r>
        <w:t>. Data: MN DEED - Unemployment Claims &amp; National Labor Exchange</w:t>
      </w:r>
    </w:p>
    <w:tbl>
      <w:tblPr>
        <w:tblStyle w:val="GridTable4-Accent6"/>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20" w:firstRow="1" w:lastRow="0" w:firstColumn="0" w:lastColumn="0" w:noHBand="1" w:noVBand="1"/>
      </w:tblPr>
      <w:tblGrid>
        <w:gridCol w:w="2337"/>
        <w:gridCol w:w="2338"/>
        <w:gridCol w:w="2337"/>
        <w:gridCol w:w="2338"/>
      </w:tblGrid>
      <w:tr w:rsidR="00B97177" w14:paraId="61A000FF" w14:textId="77777777" w:rsidTr="002158BF">
        <w:trPr>
          <w:cnfStyle w:val="100000000000" w:firstRow="1" w:lastRow="0" w:firstColumn="0" w:lastColumn="0" w:oddVBand="0" w:evenVBand="0" w:oddHBand="0" w:evenHBand="0" w:firstRowFirstColumn="0" w:firstRowLastColumn="0" w:lastRowFirstColumn="0" w:lastRowLastColumn="0"/>
        </w:trPr>
        <w:tc>
          <w:tcPr>
            <w:tcW w:w="2337" w:type="dxa"/>
            <w:tcBorders>
              <w:top w:val="none" w:sz="0" w:space="0" w:color="auto"/>
              <w:left w:val="none" w:sz="0" w:space="0" w:color="auto"/>
              <w:bottom w:val="none" w:sz="0" w:space="0" w:color="auto"/>
              <w:right w:val="none" w:sz="0" w:space="0" w:color="auto"/>
            </w:tcBorders>
            <w:shd w:val="clear" w:color="auto" w:fill="4472C4" w:themeFill="accent1"/>
            <w:vAlign w:val="bottom"/>
          </w:tcPr>
          <w:p w14:paraId="2EDE09AB" w14:textId="59B53A67" w:rsidR="00B97177" w:rsidRDefault="00B97177" w:rsidP="00B97177">
            <w:pPr>
              <w:jc w:val="center"/>
            </w:pPr>
            <w:proofErr w:type="gramStart"/>
            <w:r>
              <w:t xml:space="preserve">Occupation </w:t>
            </w:r>
            <w:r w:rsidR="002158BF">
              <w:t xml:space="preserve"> -</w:t>
            </w:r>
            <w:proofErr w:type="gramEnd"/>
            <w:r w:rsidR="002158BF">
              <w:t xml:space="preserve"> </w:t>
            </w:r>
            <w:r>
              <w:t>workforce shortage</w:t>
            </w:r>
          </w:p>
        </w:tc>
        <w:tc>
          <w:tcPr>
            <w:tcW w:w="2338" w:type="dxa"/>
            <w:tcBorders>
              <w:top w:val="none" w:sz="0" w:space="0" w:color="auto"/>
              <w:left w:val="none" w:sz="0" w:space="0" w:color="auto"/>
              <w:bottom w:val="none" w:sz="0" w:space="0" w:color="auto"/>
              <w:right w:val="none" w:sz="0" w:space="0" w:color="auto"/>
            </w:tcBorders>
            <w:shd w:val="clear" w:color="auto" w:fill="4472C4" w:themeFill="accent1"/>
            <w:vAlign w:val="bottom"/>
          </w:tcPr>
          <w:p w14:paraId="33A1EDE4" w14:textId="3C269A50" w:rsidR="00B97177" w:rsidRDefault="00B97177" w:rsidP="00B97177">
            <w:pPr>
              <w:jc w:val="center"/>
            </w:pPr>
            <w:r>
              <w:t>Number of EDRs where it’s top-5 most severe shortage</w:t>
            </w:r>
          </w:p>
        </w:tc>
        <w:tc>
          <w:tcPr>
            <w:tcW w:w="2337" w:type="dxa"/>
            <w:tcBorders>
              <w:top w:val="none" w:sz="0" w:space="0" w:color="auto"/>
              <w:left w:val="none" w:sz="0" w:space="0" w:color="auto"/>
              <w:bottom w:val="none" w:sz="0" w:space="0" w:color="auto"/>
              <w:right w:val="none" w:sz="0" w:space="0" w:color="auto"/>
            </w:tcBorders>
            <w:vAlign w:val="bottom"/>
          </w:tcPr>
          <w:p w14:paraId="663025FB" w14:textId="55C736FE" w:rsidR="00B97177" w:rsidRDefault="00B97177" w:rsidP="00B97177">
            <w:pPr>
              <w:jc w:val="center"/>
            </w:pPr>
            <w:r>
              <w:t>Occupation – workforce surplus</w:t>
            </w:r>
          </w:p>
        </w:tc>
        <w:tc>
          <w:tcPr>
            <w:tcW w:w="2338" w:type="dxa"/>
            <w:tcBorders>
              <w:top w:val="none" w:sz="0" w:space="0" w:color="auto"/>
              <w:left w:val="none" w:sz="0" w:space="0" w:color="auto"/>
              <w:bottom w:val="none" w:sz="0" w:space="0" w:color="auto"/>
              <w:right w:val="none" w:sz="0" w:space="0" w:color="auto"/>
            </w:tcBorders>
            <w:vAlign w:val="bottom"/>
          </w:tcPr>
          <w:p w14:paraId="602E0C70" w14:textId="3ABA10CC" w:rsidR="00B97177" w:rsidRDefault="00B97177" w:rsidP="00B97177">
            <w:pPr>
              <w:jc w:val="center"/>
            </w:pPr>
            <w:r>
              <w:t>Number of EDRs where it’s top-5 most severe surplus</w:t>
            </w:r>
          </w:p>
        </w:tc>
      </w:tr>
      <w:tr w:rsidR="00B97177" w14:paraId="4A772F17" w14:textId="77777777" w:rsidTr="002158BF">
        <w:tc>
          <w:tcPr>
            <w:tcW w:w="2337" w:type="dxa"/>
            <w:shd w:val="clear" w:color="auto" w:fill="D9E2F3" w:themeFill="accent1" w:themeFillTint="33"/>
            <w:vAlign w:val="center"/>
          </w:tcPr>
          <w:p w14:paraId="1B97D203" w14:textId="2E8BE672" w:rsidR="00B97177" w:rsidRDefault="00B97177" w:rsidP="00B97177">
            <w:r>
              <w:t>Healthcare practitioners and technical</w:t>
            </w:r>
          </w:p>
        </w:tc>
        <w:tc>
          <w:tcPr>
            <w:tcW w:w="2338" w:type="dxa"/>
            <w:shd w:val="clear" w:color="auto" w:fill="D9E2F3" w:themeFill="accent1" w:themeFillTint="33"/>
            <w:vAlign w:val="center"/>
          </w:tcPr>
          <w:p w14:paraId="52532E72" w14:textId="794C5D4A" w:rsidR="00B97177" w:rsidRDefault="00B97177" w:rsidP="00B97177">
            <w:pPr>
              <w:jc w:val="center"/>
            </w:pPr>
            <w:r>
              <w:t>13/13</w:t>
            </w:r>
          </w:p>
        </w:tc>
        <w:tc>
          <w:tcPr>
            <w:tcW w:w="2337" w:type="dxa"/>
            <w:shd w:val="clear" w:color="auto" w:fill="E2EFD9" w:themeFill="accent6" w:themeFillTint="33"/>
            <w:vAlign w:val="center"/>
          </w:tcPr>
          <w:p w14:paraId="5C29B643" w14:textId="186BAC7F" w:rsidR="00B97177" w:rsidRDefault="00B97177" w:rsidP="00B97177">
            <w:pPr>
              <w:jc w:val="center"/>
            </w:pPr>
            <w:r>
              <w:t>Construction and extraction</w:t>
            </w:r>
          </w:p>
        </w:tc>
        <w:tc>
          <w:tcPr>
            <w:tcW w:w="2338" w:type="dxa"/>
            <w:shd w:val="clear" w:color="auto" w:fill="E2EFD9" w:themeFill="accent6" w:themeFillTint="33"/>
            <w:vAlign w:val="center"/>
          </w:tcPr>
          <w:p w14:paraId="474202EE" w14:textId="6CDC4B81" w:rsidR="00B97177" w:rsidRDefault="00B97177" w:rsidP="00B97177">
            <w:pPr>
              <w:jc w:val="center"/>
            </w:pPr>
            <w:r>
              <w:t>13/13</w:t>
            </w:r>
          </w:p>
        </w:tc>
      </w:tr>
      <w:tr w:rsidR="00B97177" w14:paraId="4C545EA8" w14:textId="77777777" w:rsidTr="002158BF">
        <w:trPr>
          <w:trHeight w:val="202"/>
        </w:trPr>
        <w:tc>
          <w:tcPr>
            <w:tcW w:w="2337" w:type="dxa"/>
            <w:shd w:val="clear" w:color="auto" w:fill="D9E2F3" w:themeFill="accent1" w:themeFillTint="33"/>
            <w:vAlign w:val="center"/>
          </w:tcPr>
          <w:p w14:paraId="5115F8FC" w14:textId="393E459D" w:rsidR="00B97177" w:rsidRDefault="00B97177" w:rsidP="00B97177">
            <w:r>
              <w:t>Community and social services</w:t>
            </w:r>
          </w:p>
        </w:tc>
        <w:tc>
          <w:tcPr>
            <w:tcW w:w="2338" w:type="dxa"/>
            <w:shd w:val="clear" w:color="auto" w:fill="D9E2F3" w:themeFill="accent1" w:themeFillTint="33"/>
            <w:vAlign w:val="center"/>
          </w:tcPr>
          <w:p w14:paraId="59565BE5" w14:textId="34C85ED8" w:rsidR="00B97177" w:rsidRDefault="00B97177" w:rsidP="00B97177">
            <w:pPr>
              <w:jc w:val="center"/>
            </w:pPr>
            <w:r>
              <w:t>10/13</w:t>
            </w:r>
          </w:p>
        </w:tc>
        <w:tc>
          <w:tcPr>
            <w:tcW w:w="2337" w:type="dxa"/>
            <w:shd w:val="clear" w:color="auto" w:fill="E2EFD9" w:themeFill="accent6" w:themeFillTint="33"/>
            <w:vAlign w:val="center"/>
          </w:tcPr>
          <w:p w14:paraId="61105886" w14:textId="23EC4C88" w:rsidR="00B97177" w:rsidRDefault="00B97177" w:rsidP="00B97177">
            <w:pPr>
              <w:jc w:val="center"/>
            </w:pPr>
            <w:r>
              <w:t>Food prep and serving related</w:t>
            </w:r>
          </w:p>
        </w:tc>
        <w:tc>
          <w:tcPr>
            <w:tcW w:w="2338" w:type="dxa"/>
            <w:shd w:val="clear" w:color="auto" w:fill="E2EFD9" w:themeFill="accent6" w:themeFillTint="33"/>
            <w:vAlign w:val="center"/>
          </w:tcPr>
          <w:p w14:paraId="4B2101F1" w14:textId="06FC03EB" w:rsidR="00B97177" w:rsidRDefault="00B97177" w:rsidP="00B97177">
            <w:pPr>
              <w:jc w:val="center"/>
            </w:pPr>
            <w:r>
              <w:t>10/13</w:t>
            </w:r>
          </w:p>
        </w:tc>
      </w:tr>
      <w:tr w:rsidR="00B97177" w14:paraId="09B4B1F8" w14:textId="77777777" w:rsidTr="002158BF">
        <w:tc>
          <w:tcPr>
            <w:tcW w:w="2337" w:type="dxa"/>
            <w:shd w:val="clear" w:color="auto" w:fill="D9E2F3" w:themeFill="accent1" w:themeFillTint="33"/>
            <w:vAlign w:val="center"/>
          </w:tcPr>
          <w:p w14:paraId="6B43DBB4" w14:textId="712EAFC6" w:rsidR="00B97177" w:rsidRDefault="00B97177" w:rsidP="00B97177">
            <w:r>
              <w:t>Transportation and material moving</w:t>
            </w:r>
          </w:p>
        </w:tc>
        <w:tc>
          <w:tcPr>
            <w:tcW w:w="2338" w:type="dxa"/>
            <w:shd w:val="clear" w:color="auto" w:fill="D9E2F3" w:themeFill="accent1" w:themeFillTint="33"/>
            <w:vAlign w:val="center"/>
          </w:tcPr>
          <w:p w14:paraId="5BC02048" w14:textId="7088AEA5" w:rsidR="00B97177" w:rsidRDefault="00B97177" w:rsidP="00B97177">
            <w:pPr>
              <w:jc w:val="center"/>
            </w:pPr>
            <w:r>
              <w:t>8/13</w:t>
            </w:r>
          </w:p>
        </w:tc>
        <w:tc>
          <w:tcPr>
            <w:tcW w:w="2337" w:type="dxa"/>
            <w:shd w:val="clear" w:color="auto" w:fill="E2EFD9" w:themeFill="accent6" w:themeFillTint="33"/>
            <w:vAlign w:val="center"/>
          </w:tcPr>
          <w:p w14:paraId="74A34E68" w14:textId="29C98DB0" w:rsidR="00B97177" w:rsidRDefault="00B97177" w:rsidP="00B97177">
            <w:pPr>
              <w:jc w:val="center"/>
            </w:pPr>
            <w:r>
              <w:t>Education, training, and library</w:t>
            </w:r>
          </w:p>
        </w:tc>
        <w:tc>
          <w:tcPr>
            <w:tcW w:w="2338" w:type="dxa"/>
            <w:shd w:val="clear" w:color="auto" w:fill="E2EFD9" w:themeFill="accent6" w:themeFillTint="33"/>
            <w:vAlign w:val="center"/>
          </w:tcPr>
          <w:p w14:paraId="3803ED55" w14:textId="4066C9BA" w:rsidR="00B97177" w:rsidRDefault="00B97177" w:rsidP="00B97177">
            <w:pPr>
              <w:jc w:val="center"/>
            </w:pPr>
            <w:r>
              <w:t>8/13</w:t>
            </w:r>
          </w:p>
        </w:tc>
      </w:tr>
      <w:tr w:rsidR="00B97177" w14:paraId="1966E8EF" w14:textId="77777777" w:rsidTr="002158BF">
        <w:tc>
          <w:tcPr>
            <w:tcW w:w="2337" w:type="dxa"/>
            <w:shd w:val="clear" w:color="auto" w:fill="D9E2F3" w:themeFill="accent1" w:themeFillTint="33"/>
            <w:vAlign w:val="center"/>
          </w:tcPr>
          <w:p w14:paraId="193F72E3" w14:textId="7E49953B" w:rsidR="00B97177" w:rsidRDefault="00B97177" w:rsidP="00B97177">
            <w:r>
              <w:t>Office and administrative support</w:t>
            </w:r>
          </w:p>
        </w:tc>
        <w:tc>
          <w:tcPr>
            <w:tcW w:w="2338" w:type="dxa"/>
            <w:shd w:val="clear" w:color="auto" w:fill="D9E2F3" w:themeFill="accent1" w:themeFillTint="33"/>
            <w:vAlign w:val="center"/>
          </w:tcPr>
          <w:p w14:paraId="741C33A2" w14:textId="7E31D1FE" w:rsidR="00B97177" w:rsidRDefault="00B97177" w:rsidP="00B97177">
            <w:pPr>
              <w:jc w:val="center"/>
            </w:pPr>
            <w:r>
              <w:t>5/13</w:t>
            </w:r>
          </w:p>
        </w:tc>
        <w:tc>
          <w:tcPr>
            <w:tcW w:w="2337" w:type="dxa"/>
            <w:shd w:val="clear" w:color="auto" w:fill="E2EFD9" w:themeFill="accent6" w:themeFillTint="33"/>
            <w:vAlign w:val="center"/>
          </w:tcPr>
          <w:p w14:paraId="78F5C50F" w14:textId="1C78C5EF" w:rsidR="00B97177" w:rsidRDefault="00B97177" w:rsidP="00B97177">
            <w:pPr>
              <w:jc w:val="center"/>
            </w:pPr>
            <w:r>
              <w:t>Building and grounds cleaning and maintenance</w:t>
            </w:r>
          </w:p>
        </w:tc>
        <w:tc>
          <w:tcPr>
            <w:tcW w:w="2338" w:type="dxa"/>
            <w:shd w:val="clear" w:color="auto" w:fill="E2EFD9" w:themeFill="accent6" w:themeFillTint="33"/>
            <w:vAlign w:val="center"/>
          </w:tcPr>
          <w:p w14:paraId="0795D05B" w14:textId="3838820D" w:rsidR="00B97177" w:rsidRDefault="00B97177" w:rsidP="00B97177">
            <w:pPr>
              <w:jc w:val="center"/>
            </w:pPr>
            <w:r>
              <w:t>6/13</w:t>
            </w:r>
          </w:p>
        </w:tc>
      </w:tr>
      <w:tr w:rsidR="00B97177" w14:paraId="05D28F5B" w14:textId="77777777" w:rsidTr="002158BF">
        <w:tc>
          <w:tcPr>
            <w:tcW w:w="2337" w:type="dxa"/>
            <w:shd w:val="clear" w:color="auto" w:fill="D9E2F3" w:themeFill="accent1" w:themeFillTint="33"/>
            <w:vAlign w:val="center"/>
          </w:tcPr>
          <w:p w14:paraId="25F42232" w14:textId="576EF8F1" w:rsidR="00B97177" w:rsidRDefault="00B97177" w:rsidP="00B97177">
            <w:r>
              <w:t>Production</w:t>
            </w:r>
          </w:p>
        </w:tc>
        <w:tc>
          <w:tcPr>
            <w:tcW w:w="2338" w:type="dxa"/>
            <w:shd w:val="clear" w:color="auto" w:fill="D9E2F3" w:themeFill="accent1" w:themeFillTint="33"/>
            <w:vAlign w:val="center"/>
          </w:tcPr>
          <w:p w14:paraId="1C02E34E" w14:textId="5AECD124" w:rsidR="00B97177" w:rsidRDefault="00B97177" w:rsidP="00B97177">
            <w:pPr>
              <w:jc w:val="center"/>
            </w:pPr>
            <w:r>
              <w:t>5/13</w:t>
            </w:r>
          </w:p>
        </w:tc>
        <w:tc>
          <w:tcPr>
            <w:tcW w:w="2337" w:type="dxa"/>
            <w:shd w:val="clear" w:color="auto" w:fill="E2EFD9" w:themeFill="accent6" w:themeFillTint="33"/>
            <w:vAlign w:val="center"/>
          </w:tcPr>
          <w:p w14:paraId="35D6EFF1" w14:textId="2D928FEA" w:rsidR="00B97177" w:rsidRDefault="00B97177" w:rsidP="00B97177">
            <w:pPr>
              <w:jc w:val="center"/>
            </w:pPr>
            <w:r>
              <w:t>Production</w:t>
            </w:r>
          </w:p>
        </w:tc>
        <w:tc>
          <w:tcPr>
            <w:tcW w:w="2338" w:type="dxa"/>
            <w:shd w:val="clear" w:color="auto" w:fill="E2EFD9" w:themeFill="accent6" w:themeFillTint="33"/>
            <w:vAlign w:val="center"/>
          </w:tcPr>
          <w:p w14:paraId="11BFCAC5" w14:textId="3D1FA41F" w:rsidR="00B97177" w:rsidRDefault="00B97177" w:rsidP="00B97177">
            <w:pPr>
              <w:jc w:val="center"/>
            </w:pPr>
            <w:r>
              <w:t>6/13</w:t>
            </w:r>
          </w:p>
        </w:tc>
      </w:tr>
    </w:tbl>
    <w:p w14:paraId="4462E451" w14:textId="77777777" w:rsidR="00B97177" w:rsidRDefault="00B97177" w:rsidP="00451B57"/>
    <w:p w14:paraId="0A2CECD3" w14:textId="77777777" w:rsidR="00B97177" w:rsidRDefault="00B97177" w:rsidP="00451B57"/>
    <w:p w14:paraId="1B88911E" w14:textId="1B86D65D" w:rsidR="00E36244" w:rsidRDefault="002158BF" w:rsidP="00451B57">
      <w:r>
        <w:t>In addition,</w:t>
      </w:r>
      <w:ins w:id="370" w:author="mwerner@crpd.onmicrosoft.com" w:date="2020-12-08T15:48:00Z">
        <w:r w:rsidR="00D905DC" w:rsidRPr="00D905DC">
          <w:t xml:space="preserve"> </w:t>
        </w:r>
      </w:ins>
      <w:moveToRangeStart w:id="371" w:author="mwerner@crpd.onmicrosoft.com" w:date="2020-12-08T15:48:00Z" w:name="move58334943"/>
      <w:moveTo w:id="372" w:author="mwerner@crpd.onmicrosoft.com" w:date="2020-12-08T15:48:00Z">
        <w:del w:id="373" w:author="mwerner@crpd.onmicrosoft.com" w:date="2020-12-08T15:48:00Z">
          <w:r w:rsidR="00D905DC" w:rsidDel="00D905DC">
            <w:delText xml:space="preserve">This provides significant evidence that </w:delText>
          </w:r>
        </w:del>
        <w:r w:rsidR="00D905DC">
          <w:t>strategies to retrain unemployed individuals will have to be specific to each region’s diverse workforce needs</w:t>
        </w:r>
        <w:del w:id="374" w:author="mwerner@crpd.onmicrosoft.com" w:date="2020-12-08T15:49:00Z">
          <w:r w:rsidR="00D905DC" w:rsidDel="00D905DC">
            <w:delText>.</w:delText>
          </w:r>
        </w:del>
      </w:moveTo>
      <w:moveToRangeEnd w:id="371"/>
      <w:r>
        <w:t xml:space="preserve"> </w:t>
      </w:r>
      <w:ins w:id="375" w:author="mwerner@crpd.onmicrosoft.com" w:date="2020-12-08T15:49:00Z">
        <w:r w:rsidR="00D905DC">
          <w:t>(</w:t>
        </w:r>
      </w:ins>
      <w:r>
        <w:fldChar w:fldCharType="begin"/>
      </w:r>
      <w:r>
        <w:instrText xml:space="preserve"> REF _Ref57803337 \h </w:instrText>
      </w:r>
      <w:r>
        <w:fldChar w:fldCharType="separate"/>
      </w:r>
      <w:r>
        <w:t xml:space="preserve">Table </w:t>
      </w:r>
      <w:r>
        <w:rPr>
          <w:noProof/>
        </w:rPr>
        <w:t>3</w:t>
      </w:r>
      <w:r>
        <w:fldChar w:fldCharType="end"/>
      </w:r>
      <w:ins w:id="376" w:author="mwerner@crpd.onmicrosoft.com" w:date="2020-12-08T16:01:00Z">
        <w:r w:rsidR="004661A9">
          <w:t>, next section</w:t>
        </w:r>
      </w:ins>
      <w:ins w:id="377" w:author="mwerner@crpd.onmicrosoft.com" w:date="2020-12-08T15:49:00Z">
        <w:r w:rsidR="00D905DC">
          <w:t>)</w:t>
        </w:r>
      </w:ins>
      <w:del w:id="378" w:author="mwerner@crpd.onmicrosoft.com" w:date="2020-12-08T15:49:00Z">
        <w:r w:rsidDel="00D905DC">
          <w:delText xml:space="preserve"> </w:delText>
        </w:r>
      </w:del>
      <w:ins w:id="379" w:author="mwerner@crpd.onmicrosoft.com" w:date="2020-12-08T15:49:00Z">
        <w:r w:rsidR="00D905DC">
          <w:t xml:space="preserve">. </w:t>
        </w:r>
      </w:ins>
      <w:del w:id="380" w:author="mwerner@crpd.onmicrosoft.com" w:date="2020-12-08T15:49:00Z">
        <w:r w:rsidDel="00D905DC">
          <w:delText xml:space="preserve">provides </w:delText>
        </w:r>
      </w:del>
      <w:moveToRangeStart w:id="381" w:author="mwerner@crpd.onmicrosoft.com" w:date="2020-12-08T15:45:00Z" w:name="move58334755"/>
      <w:moveTo w:id="382" w:author="mwerner@crpd.onmicrosoft.com" w:date="2020-12-08T15:45:00Z">
        <w:del w:id="383" w:author="mwerner@crpd.onmicrosoft.com" w:date="2020-12-08T15:45:00Z">
          <w:r w:rsidR="00912FFF" w:rsidDel="00912FFF">
            <w:delText xml:space="preserve">This really provides </w:delText>
          </w:r>
        </w:del>
        <w:del w:id="384" w:author="mwerner@crpd.onmicrosoft.com" w:date="2020-12-08T15:49:00Z">
          <w:r w:rsidR="00912FFF" w:rsidDel="00D905DC">
            <w:delText xml:space="preserve">a sense of how each region is facing </w:delText>
          </w:r>
        </w:del>
        <w:del w:id="385" w:author="mwerner@crpd.onmicrosoft.com" w:date="2020-12-08T15:45:00Z">
          <w:r w:rsidR="00912FFF" w:rsidDel="00912FFF">
            <w:delText>their</w:delText>
          </w:r>
        </w:del>
        <w:del w:id="386" w:author="mwerner@crpd.onmicrosoft.com" w:date="2020-12-08T15:49:00Z">
          <w:r w:rsidR="00912FFF" w:rsidDel="00D905DC">
            <w:delText xml:space="preserve"> own situation in workforce needs</w:delText>
          </w:r>
        </w:del>
        <w:del w:id="387" w:author="mwerner@crpd.onmicrosoft.com" w:date="2020-12-08T15:46:00Z">
          <w:r w:rsidR="00912FFF" w:rsidDel="00912FFF">
            <w:delText xml:space="preserve">. </w:delText>
          </w:r>
        </w:del>
      </w:moveTo>
      <w:moveToRangeEnd w:id="381"/>
      <w:del w:id="388" w:author="mwerner@crpd.onmicrosoft.com" w:date="2020-12-08T15:46:00Z">
        <w:r w:rsidDel="00912FFF">
          <w:delText xml:space="preserve">an interesting situation where an occupation could be facing a workforce shortage in one region while facing a workforce surplus in another. </w:delText>
        </w:r>
      </w:del>
      <w:r>
        <w:t xml:space="preserve">Production, for example, appears to have more job postings than unemployed individuals in 5 EDRs, </w:t>
      </w:r>
      <w:r w:rsidR="00FC41A5">
        <w:t xml:space="preserve">while having the </w:t>
      </w:r>
      <w:del w:id="389" w:author="mwerner@crpd.onmicrosoft.com" w:date="2020-12-08T15:45:00Z">
        <w:r w:rsidR="00FC41A5" w:rsidDel="00912FFF">
          <w:delText>vice-versa</w:delText>
        </w:r>
      </w:del>
      <w:ins w:id="390" w:author="mwerner@crpd.onmicrosoft.com" w:date="2020-12-08T15:45:00Z">
        <w:r w:rsidR="00912FFF">
          <w:t>opposite</w:t>
        </w:r>
      </w:ins>
      <w:r w:rsidR="00FC41A5">
        <w:t xml:space="preserve"> situation in 6 EDRs.</w:t>
      </w:r>
      <w:ins w:id="391" w:author="mwerner@crpd.onmicrosoft.com" w:date="2020-12-08T15:50:00Z">
        <w:r w:rsidR="002D3411">
          <w:t xml:space="preserve"> </w:t>
        </w:r>
      </w:ins>
      <w:del w:id="392" w:author="mwerner@crpd.onmicrosoft.com" w:date="2020-12-08T15:50:00Z">
        <w:r w:rsidR="00FC41A5" w:rsidDel="002D3411">
          <w:delText xml:space="preserve"> </w:delText>
        </w:r>
      </w:del>
      <w:moveFromRangeStart w:id="393" w:author="mwerner@crpd.onmicrosoft.com" w:date="2020-12-08T15:45:00Z" w:name="move58334755"/>
      <w:moveFrom w:id="394" w:author="mwerner@crpd.onmicrosoft.com" w:date="2020-12-08T15:45:00Z">
        <w:r w:rsidR="00FC41A5" w:rsidDel="00912FFF">
          <w:t>This really provides a sense of how each region is facing their own situation in workforce needs.</w:t>
        </w:r>
        <w:r w:rsidR="00B97177" w:rsidDel="00912FFF">
          <w:t xml:space="preserve"> </w:t>
        </w:r>
      </w:moveFrom>
      <w:moveFromRangeEnd w:id="393"/>
      <w:r w:rsidR="00B97177">
        <w:t xml:space="preserve">Just to give a sense of how </w:t>
      </w:r>
      <w:r w:rsidR="00FC41A5">
        <w:t xml:space="preserve">much the situation can vary from region to region, </w:t>
      </w:r>
      <w:r w:rsidR="00B97177">
        <w:t>consider this</w:t>
      </w:r>
      <w:ins w:id="395" w:author="mwerner@crpd.onmicrosoft.com" w:date="2020-12-08T15:46:00Z">
        <w:r w:rsidR="00D905DC">
          <w:t>:</w:t>
        </w:r>
      </w:ins>
      <w:del w:id="396" w:author="mwerner@crpd.onmicrosoft.com" w:date="2020-12-08T15:46:00Z">
        <w:r w:rsidR="00B97177" w:rsidDel="00D905DC">
          <w:delText xml:space="preserve"> –</w:delText>
        </w:r>
      </w:del>
      <w:r w:rsidR="00B97177">
        <w:t xml:space="preserve"> out of the 23 occupation</w:t>
      </w:r>
      <w:ins w:id="397" w:author="mwerner@crpd.onmicrosoft.com" w:date="2020-12-08T15:50:00Z">
        <w:r w:rsidR="002D3411">
          <w:t xml:space="preserve"> sectors</w:t>
        </w:r>
      </w:ins>
      <w:del w:id="398" w:author="mwerner@crpd.onmicrosoft.com" w:date="2020-12-08T15:50:00Z">
        <w:r w:rsidR="00B97177" w:rsidDel="002D3411">
          <w:delText>s</w:delText>
        </w:r>
      </w:del>
      <w:r w:rsidR="00B97177">
        <w:t xml:space="preserve">, 17 </w:t>
      </w:r>
      <w:r w:rsidR="00FC41A5">
        <w:t>appear in at least one EDR as a top-5 occupation facing a workforce shortage</w:t>
      </w:r>
      <w:ins w:id="399" w:author="mwerner@crpd.onmicrosoft.com" w:date="2020-12-08T15:50:00Z">
        <w:r w:rsidR="002D3411">
          <w:t>,</w:t>
        </w:r>
      </w:ins>
      <w:r w:rsidR="00FC41A5">
        <w:t xml:space="preserve"> </w:t>
      </w:r>
      <w:del w:id="400" w:author="mwerner@crpd.onmicrosoft.com" w:date="2020-12-08T15:50:00Z">
        <w:r w:rsidR="00FC41A5" w:rsidDel="002D3411">
          <w:delText xml:space="preserve">and </w:delText>
        </w:r>
      </w:del>
      <w:ins w:id="401" w:author="mwerner@crpd.onmicrosoft.com" w:date="2020-12-08T15:50:00Z">
        <w:r w:rsidR="002D3411">
          <w:t xml:space="preserve">while </w:t>
        </w:r>
      </w:ins>
      <w:r w:rsidR="00FC41A5">
        <w:t xml:space="preserve">14 appear with a workforce surplus. </w:t>
      </w:r>
      <w:moveFromRangeStart w:id="402" w:author="mwerner@crpd.onmicrosoft.com" w:date="2020-12-08T15:48:00Z" w:name="move58334943"/>
      <w:moveFrom w:id="403" w:author="mwerner@crpd.onmicrosoft.com" w:date="2020-12-08T15:48:00Z">
        <w:r w:rsidR="00C45309" w:rsidDel="00D905DC">
          <w:t>This provides significant evidence that strategies to retrain unemployed individuals will have to be specific to each region’s diverse workforce needs.</w:t>
        </w:r>
      </w:moveFrom>
      <w:moveFromRangeEnd w:id="402"/>
    </w:p>
    <w:p w14:paraId="690080E4" w14:textId="535D8F3B" w:rsidR="000C2C3D" w:rsidRDefault="000C2C3D" w:rsidP="00451B57"/>
    <w:p w14:paraId="474CB38F" w14:textId="4E6D8F5C" w:rsidR="000C2C3D" w:rsidRDefault="000C2C3D" w:rsidP="000C2C3D">
      <w:pPr>
        <w:pStyle w:val="Heading1"/>
      </w:pPr>
      <w:r>
        <w:t>The long-term impacts: a slight hiccup in workforce projections</w:t>
      </w:r>
    </w:p>
    <w:p w14:paraId="169C47CE" w14:textId="77777777" w:rsidR="00504E33" w:rsidRDefault="00504E33" w:rsidP="000C2C3D"/>
    <w:p w14:paraId="4E5C44CB" w14:textId="77777777" w:rsidR="00504E33" w:rsidRDefault="00D43AC2" w:rsidP="000C2C3D">
      <w:r>
        <w:t xml:space="preserve">The pandemic caused a sudden and severe disruption in the workforce, there is no doubt. However, what are the </w:t>
      </w:r>
      <w:r w:rsidR="00B96555">
        <w:t>long-term</w:t>
      </w:r>
      <w:r>
        <w:t xml:space="preserve"> impacts of this disruption? </w:t>
      </w:r>
      <w:r w:rsidR="00B96555">
        <w:t xml:space="preserve">According to analysis done by RealTime Talent, </w:t>
      </w:r>
      <w:commentRangeStart w:id="404"/>
      <w:r w:rsidR="00504E33">
        <w:t xml:space="preserve">occupations that have experienced the largest number of unemployment </w:t>
      </w:r>
      <w:r w:rsidR="00504E33">
        <w:lastRenderedPageBreak/>
        <w:t>numbers are the same occupations projected to have workforce surpluses over the next five years.</w:t>
      </w:r>
      <w:commentRangeEnd w:id="404"/>
      <w:r w:rsidR="00F00160">
        <w:rPr>
          <w:rStyle w:val="CommentReference"/>
        </w:rPr>
        <w:commentReference w:id="404"/>
      </w:r>
    </w:p>
    <w:p w14:paraId="457CCFA6" w14:textId="77777777" w:rsidR="00504E33" w:rsidRDefault="00504E33" w:rsidP="000C2C3D"/>
    <w:p w14:paraId="5C2189F9" w14:textId="5A78CFAD" w:rsidR="000C2C3D" w:rsidRDefault="006427F9" w:rsidP="000C2C3D">
      <w:r>
        <w:t>Although the initial shock of the pandemic to the workforce was severe, those trends</w:t>
      </w:r>
      <w:r w:rsidR="002E10ED">
        <w:t xml:space="preserve"> are projected to be followed by a near </w:t>
      </w:r>
      <w:r w:rsidR="00C45309">
        <w:t xml:space="preserve">total </w:t>
      </w:r>
      <w:r w:rsidR="002E10ED">
        <w:t>recovery to pre-pandemic projections. By 2025, jobs are projected to be only 1% to 2% lower than what was originally projected</w:t>
      </w:r>
      <w:r w:rsidR="00AF2DD9">
        <w:t xml:space="preserve"> before the pandemic</w:t>
      </w:r>
      <w:r w:rsidR="002E10ED">
        <w:t xml:space="preserve"> (</w:t>
      </w:r>
      <w:r w:rsidR="002E10ED">
        <w:fldChar w:fldCharType="begin"/>
      </w:r>
      <w:r w:rsidR="002E10ED">
        <w:instrText xml:space="preserve"> REF _Ref57899368 \h </w:instrText>
      </w:r>
      <w:r w:rsidR="002E10ED">
        <w:fldChar w:fldCharType="separate"/>
      </w:r>
      <w:r w:rsidR="002E10ED">
        <w:t xml:space="preserve">Figure </w:t>
      </w:r>
      <w:r w:rsidR="002E10ED">
        <w:rPr>
          <w:noProof/>
        </w:rPr>
        <w:t>6</w:t>
      </w:r>
      <w:r w:rsidR="002E10ED">
        <w:fldChar w:fldCharType="end"/>
      </w:r>
      <w:r w:rsidR="002E10ED">
        <w:t>).</w:t>
      </w:r>
      <w:r w:rsidR="00C45309">
        <w:t xml:space="preserve"> This gap in recovery will be largely due to the closure of businesses and elimination of job opportunities that were most impacted </w:t>
      </w:r>
      <w:ins w:id="405" w:author="mwerner@crpd.onmicrosoft.com" w:date="2020-12-08T15:58:00Z">
        <w:r w:rsidR="004661A9">
          <w:t xml:space="preserve">by </w:t>
        </w:r>
      </w:ins>
      <w:r w:rsidR="00C45309">
        <w:t>the pandemic. The</w:t>
      </w:r>
      <w:del w:id="406" w:author="mwerner@crpd.onmicrosoft.com" w:date="2020-12-08T15:58:00Z">
        <w:r w:rsidR="00C45309" w:rsidDel="004661A9">
          <w:delText>ir</w:delText>
        </w:r>
      </w:del>
      <w:r w:rsidR="00C45309">
        <w:t xml:space="preserve"> recovery </w:t>
      </w:r>
      <w:ins w:id="407" w:author="mwerner@crpd.onmicrosoft.com" w:date="2020-12-08T15:58:00Z">
        <w:r w:rsidR="004661A9">
          <w:t xml:space="preserve">for these businesses </w:t>
        </w:r>
      </w:ins>
      <w:r w:rsidR="00C45309">
        <w:t>will take significantly longer.</w:t>
      </w:r>
    </w:p>
    <w:p w14:paraId="44771B85" w14:textId="28679522" w:rsidR="000517DE" w:rsidRDefault="000517DE" w:rsidP="000C2C3D"/>
    <w:p w14:paraId="1321A9F9" w14:textId="77777777" w:rsidR="00B96555" w:rsidRDefault="00B96555" w:rsidP="00B96555">
      <w:pPr>
        <w:keepNext/>
        <w:jc w:val="center"/>
      </w:pPr>
      <w:r>
        <w:rPr>
          <w:noProof/>
        </w:rPr>
        <w:drawing>
          <wp:inline distT="0" distB="0" distL="0" distR="0" wp14:anchorId="1BEB44E4" wp14:editId="4DA87656">
            <wp:extent cx="5943600"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5">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28D10EB2" w14:textId="6ECFF897" w:rsidR="000517DE" w:rsidRDefault="00B96555" w:rsidP="00B96555">
      <w:pPr>
        <w:pStyle w:val="Caption"/>
      </w:pPr>
      <w:bookmarkStart w:id="408" w:name="_Ref57899368"/>
      <w:r>
        <w:t xml:space="preserve">Figure </w:t>
      </w:r>
      <w:fldSimple w:instr=" SEQ Figure \* ARABIC ">
        <w:r w:rsidR="000110BB">
          <w:rPr>
            <w:noProof/>
          </w:rPr>
          <w:t>8</w:t>
        </w:r>
      </w:fldSimple>
      <w:bookmarkEnd w:id="408"/>
      <w:r>
        <w:t>: These charts provide the historical number of jobs in each region followed by the projected number of jobs before the pandemic hit and the current projected number of jobs due to the impacts of the pandemic. Source: RealTime Talen</w:t>
      </w:r>
      <w:r w:rsidR="002E10ED">
        <w:t>t</w:t>
      </w:r>
      <w:r>
        <w:t xml:space="preserve"> analysis of </w:t>
      </w:r>
      <w:proofErr w:type="spellStart"/>
      <w:r>
        <w:t>ChmuraJobsEQ</w:t>
      </w:r>
      <w:proofErr w:type="spellEnd"/>
      <w:r>
        <w:t xml:space="preserve"> forecast data</w:t>
      </w:r>
    </w:p>
    <w:p w14:paraId="2CB8AE38" w14:textId="44005F21" w:rsidR="002E10ED" w:rsidRDefault="002E10ED" w:rsidP="002E10ED"/>
    <w:p w14:paraId="68A4326E" w14:textId="1CD9D5C8" w:rsidR="00DD4F78" w:rsidRDefault="002E10ED" w:rsidP="002E10ED">
      <w:commentRangeStart w:id="409"/>
      <w:r>
        <w:t xml:space="preserve">Although the jobs recovery is projected to be more of a “V” shape rather than </w:t>
      </w:r>
      <w:del w:id="410" w:author="mwerner@crpd.onmicrosoft.com" w:date="2020-12-08T15:59:00Z">
        <w:r w:rsidDel="004661A9">
          <w:delText>a</w:delText>
        </w:r>
      </w:del>
      <w:ins w:id="411" w:author="mwerner@crpd.onmicrosoft.com" w:date="2020-12-08T15:59:00Z">
        <w:r w:rsidR="004661A9">
          <w:t>the</w:t>
        </w:r>
      </w:ins>
      <w:r>
        <w:t xml:space="preserve"> “U” shape of a typical recession, it also means that workforce development organizations will be focused </w:t>
      </w:r>
      <w:r>
        <w:lastRenderedPageBreak/>
        <w:t>again on finding workers to fill jobs.</w:t>
      </w:r>
      <w:r w:rsidR="0086202A">
        <w:t xml:space="preserve"> The pandemic will likely have little impact on the long-term workforce needs for rural Minnesota.</w:t>
      </w:r>
      <w:r w:rsidR="00DD4F78">
        <w:t xml:space="preserve"> </w:t>
      </w:r>
      <w:commentRangeEnd w:id="409"/>
      <w:r w:rsidR="004661A9">
        <w:rPr>
          <w:rStyle w:val="CommentReference"/>
        </w:rPr>
        <w:commentReference w:id="409"/>
      </w:r>
    </w:p>
    <w:p w14:paraId="56AE0DC8" w14:textId="6E5390D0" w:rsidR="00191F63" w:rsidRDefault="00191F63" w:rsidP="002E10ED"/>
    <w:p w14:paraId="16E76FA1" w14:textId="0A9D26E3" w:rsidR="00191F63" w:rsidRDefault="00191F63" w:rsidP="002E10ED">
      <w:r>
        <w:fldChar w:fldCharType="begin"/>
      </w:r>
      <w:r>
        <w:instrText xml:space="preserve"> REF _Ref57978224 \h </w:instrText>
      </w:r>
      <w:r>
        <w:fldChar w:fldCharType="separate"/>
      </w:r>
      <w:r>
        <w:t xml:space="preserve">Table </w:t>
      </w:r>
      <w:r>
        <w:rPr>
          <w:noProof/>
        </w:rPr>
        <w:t>3</w:t>
      </w:r>
      <w:r>
        <w:fldChar w:fldCharType="end"/>
      </w:r>
      <w:r>
        <w:t xml:space="preserve"> provides a list of all the occupational categories that are projected to face a workforce shortage over the next 5 years in at least one EDR. </w:t>
      </w:r>
      <w:r w:rsidR="002F5D9A">
        <w:t>It reaffirms what all of Minnesota</w:t>
      </w:r>
      <w:ins w:id="412" w:author="mwerner@crpd.onmicrosoft.com" w:date="2020-12-08T16:02:00Z">
        <w:r w:rsidR="005A6D90">
          <w:t xml:space="preserve"> and</w:t>
        </w:r>
      </w:ins>
      <w:r w:rsidR="002F5D9A">
        <w:t xml:space="preserve"> rural areas in particular</w:t>
      </w:r>
      <w:del w:id="413" w:author="mwerner@crpd.onmicrosoft.com" w:date="2020-12-08T16:02:00Z">
        <w:r w:rsidR="002F5D9A" w:rsidDel="005A6D90">
          <w:delText>,</w:delText>
        </w:r>
      </w:del>
      <w:r w:rsidR="002F5D9A">
        <w:t xml:space="preserve"> ha</w:t>
      </w:r>
      <w:del w:id="414" w:author="mwerner@crpd.onmicrosoft.com" w:date="2020-12-08T16:02:00Z">
        <w:r w:rsidR="002F5D9A" w:rsidDel="005A6D90">
          <w:delText>s</w:delText>
        </w:r>
      </w:del>
      <w:ins w:id="415" w:author="mwerner@crpd.onmicrosoft.com" w:date="2020-12-08T16:02:00Z">
        <w:r w:rsidR="005A6D90">
          <w:t>ve</w:t>
        </w:r>
      </w:ins>
      <w:r w:rsidR="002F5D9A">
        <w:t xml:space="preserve"> known for years</w:t>
      </w:r>
      <w:ins w:id="416" w:author="mwerner@crpd.onmicrosoft.com" w:date="2020-12-08T16:02:00Z">
        <w:r w:rsidR="005A6D90">
          <w:t>:</w:t>
        </w:r>
      </w:ins>
      <w:del w:id="417" w:author="mwerner@crpd.onmicrosoft.com" w:date="2020-12-08T16:02:00Z">
        <w:r w:rsidR="002F5D9A" w:rsidDel="005A6D90">
          <w:delText xml:space="preserve"> –</w:delText>
        </w:r>
      </w:del>
      <w:r w:rsidR="002F5D9A">
        <w:t xml:space="preserve"> </w:t>
      </w:r>
      <w:ins w:id="418" w:author="mwerner@crpd.onmicrosoft.com" w:date="2020-12-08T16:03:00Z">
        <w:r w:rsidR="005A6D90">
          <w:t>o</w:t>
        </w:r>
      </w:ins>
      <w:moveToRangeStart w:id="419" w:author="mwerner@crpd.onmicrosoft.com" w:date="2020-12-08T16:03:00Z" w:name="move58335833"/>
      <w:moveTo w:id="420" w:author="mwerner@crpd.onmicrosoft.com" w:date="2020-12-08T16:03:00Z">
        <w:del w:id="421" w:author="mwerner@crpd.onmicrosoft.com" w:date="2020-12-08T16:03:00Z">
          <w:r w:rsidR="005A6D90" w:rsidDel="005A6D90">
            <w:delText>O</w:delText>
          </w:r>
        </w:del>
        <w:r w:rsidR="005A6D90">
          <w:t xml:space="preserve">ccupations projected to face the most severe workforce shortages all require extensive training and/or schooling. </w:t>
        </w:r>
      </w:moveTo>
      <w:moveToRangeEnd w:id="419"/>
      <w:ins w:id="422" w:author="mwerner@crpd.onmicrosoft.com" w:date="2020-12-08T16:03:00Z">
        <w:r w:rsidR="005A6D90">
          <w:t>O</w:t>
        </w:r>
      </w:ins>
      <w:del w:id="423" w:author="mwerner@crpd.onmicrosoft.com" w:date="2020-12-08T16:03:00Z">
        <w:r w:rsidR="002F5D9A" w:rsidDel="005A6D90">
          <w:delText>o</w:delText>
        </w:r>
      </w:del>
      <w:r w:rsidR="002F5D9A">
        <w:t xml:space="preserve">ur workforce development organizations need to find ways to produce high-skilled workers, and the pandemic has not changed that outlook. </w:t>
      </w:r>
      <w:moveFromRangeStart w:id="424" w:author="mwerner@crpd.onmicrosoft.com" w:date="2020-12-08T16:03:00Z" w:name="move58335833"/>
      <w:moveFrom w:id="425" w:author="mwerner@crpd.onmicrosoft.com" w:date="2020-12-08T16:03:00Z">
        <w:r w:rsidR="002F5D9A" w:rsidDel="005A6D90">
          <w:t xml:space="preserve">Occupations projected to face the most severe workforce shortages all require extensive training and/or schooling. </w:t>
        </w:r>
      </w:moveFrom>
      <w:moveFromRangeEnd w:id="424"/>
    </w:p>
    <w:p w14:paraId="6116B009" w14:textId="77777777" w:rsidR="00191F63" w:rsidRDefault="00191F63" w:rsidP="002E10ED"/>
    <w:p w14:paraId="517526A7" w14:textId="4D8B2844" w:rsidR="0086202A" w:rsidRDefault="0086202A" w:rsidP="002E10ED"/>
    <w:p w14:paraId="54F86D51" w14:textId="5C6C6332" w:rsidR="00285298" w:rsidRDefault="00285298" w:rsidP="00285298">
      <w:pPr>
        <w:pStyle w:val="Caption"/>
        <w:keepNext/>
      </w:pPr>
      <w:bookmarkStart w:id="426" w:name="_Ref57978224"/>
      <w:r>
        <w:t xml:space="preserve">Table </w:t>
      </w:r>
      <w:fldSimple w:instr=" SEQ Table \* ARABIC ">
        <w:r w:rsidR="008A731C">
          <w:rPr>
            <w:noProof/>
          </w:rPr>
          <w:t>3</w:t>
        </w:r>
      </w:fldSimple>
      <w:bookmarkEnd w:id="426"/>
      <w:r>
        <w:t>: This is a list of all the occupations that appear in at least one EDR as projected to face a workforce shortage over the next 5 years as well the number of EDRs it appears in and the rank of severity of the workforce shortage. Source: RealTime Talent - JobsEQ</w:t>
      </w:r>
    </w:p>
    <w:tbl>
      <w:tblPr>
        <w:tblStyle w:val="GridTable5Dark-Accent6"/>
        <w:tblW w:w="0" w:type="auto"/>
        <w:tblLook w:val="06A0" w:firstRow="1" w:lastRow="0" w:firstColumn="1" w:lastColumn="0" w:noHBand="1" w:noVBand="1"/>
      </w:tblPr>
      <w:tblGrid>
        <w:gridCol w:w="3474"/>
        <w:gridCol w:w="3271"/>
        <w:gridCol w:w="2520"/>
      </w:tblGrid>
      <w:tr w:rsidR="00FA2EC9" w:rsidRPr="00FA2EC9" w14:paraId="1A6FA7B9" w14:textId="77777777" w:rsidTr="00191F6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74" w:type="dxa"/>
            <w:noWrap/>
            <w:vAlign w:val="bottom"/>
            <w:hideMark/>
          </w:tcPr>
          <w:p w14:paraId="468CE3CF" w14:textId="48BA935E" w:rsidR="00FA2EC9" w:rsidRPr="00FA2EC9" w:rsidRDefault="00FA2EC9" w:rsidP="00191F63">
            <w:pPr>
              <w:jc w:val="center"/>
            </w:pPr>
            <w:r>
              <w:t>Occupation Categories</w:t>
            </w:r>
          </w:p>
        </w:tc>
        <w:tc>
          <w:tcPr>
            <w:tcW w:w="3271" w:type="dxa"/>
            <w:noWrap/>
            <w:vAlign w:val="bottom"/>
            <w:hideMark/>
          </w:tcPr>
          <w:p w14:paraId="260C688C" w14:textId="28C21BCB" w:rsidR="00FA2EC9" w:rsidRPr="00FA2EC9" w:rsidRDefault="00FA2EC9" w:rsidP="00191F63">
            <w:pPr>
              <w:jc w:val="center"/>
              <w:cnfStyle w:val="100000000000" w:firstRow="1" w:lastRow="0" w:firstColumn="0" w:lastColumn="0" w:oddVBand="0" w:evenVBand="0" w:oddHBand="0" w:evenHBand="0" w:firstRowFirstColumn="0" w:firstRowLastColumn="0" w:lastRowFirstColumn="0" w:lastRowLastColumn="0"/>
            </w:pPr>
            <w:r>
              <w:t>Number of EDRs where occupation is projected to face a workforce shortage (EDR 11 – Metro excluded)</w:t>
            </w:r>
          </w:p>
        </w:tc>
        <w:tc>
          <w:tcPr>
            <w:tcW w:w="2520" w:type="dxa"/>
            <w:noWrap/>
            <w:vAlign w:val="bottom"/>
            <w:hideMark/>
          </w:tcPr>
          <w:p w14:paraId="45138F5C" w14:textId="0D891675" w:rsidR="00FA2EC9" w:rsidRPr="00FA2EC9" w:rsidRDefault="00FA2EC9" w:rsidP="00191F63">
            <w:pPr>
              <w:jc w:val="center"/>
              <w:cnfStyle w:val="100000000000" w:firstRow="1" w:lastRow="0" w:firstColumn="0" w:lastColumn="0" w:oddVBand="0" w:evenVBand="0" w:oddHBand="0" w:evenHBand="0" w:firstRowFirstColumn="0" w:firstRowLastColumn="0" w:lastRowFirstColumn="0" w:lastRowLastColumn="0"/>
            </w:pPr>
            <w:r>
              <w:t>Rank of workforce shortage severity (1 most severe – 11 least severe)</w:t>
            </w:r>
          </w:p>
        </w:tc>
      </w:tr>
      <w:tr w:rsidR="00191F63" w:rsidRPr="00FA2EC9" w14:paraId="5526F55F"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48821BE1" w14:textId="5721E3B1" w:rsidR="00191F63" w:rsidRPr="002F5D9A" w:rsidRDefault="00191F63" w:rsidP="00191F63">
            <w:r w:rsidRPr="002F5D9A">
              <w:t>Healthcare Practitioners and Technical</w:t>
            </w:r>
          </w:p>
        </w:tc>
        <w:tc>
          <w:tcPr>
            <w:tcW w:w="3271" w:type="dxa"/>
            <w:noWrap/>
            <w:vAlign w:val="center"/>
            <w:hideMark/>
          </w:tcPr>
          <w:p w14:paraId="42745F01" w14:textId="1B4F879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056D8228" w14:textId="26861922"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r>
      <w:tr w:rsidR="00191F63" w:rsidRPr="00FA2EC9" w14:paraId="3BD8F375"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52A02A3B" w14:textId="00244169" w:rsidR="00191F63" w:rsidRPr="002F5D9A" w:rsidRDefault="00191F63" w:rsidP="00191F63">
            <w:r w:rsidRPr="002F5D9A">
              <w:t>Management</w:t>
            </w:r>
          </w:p>
        </w:tc>
        <w:tc>
          <w:tcPr>
            <w:tcW w:w="3271" w:type="dxa"/>
            <w:noWrap/>
            <w:vAlign w:val="center"/>
            <w:hideMark/>
          </w:tcPr>
          <w:p w14:paraId="658108C6" w14:textId="0ADA5EC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223A90FD" w14:textId="31CE27AA"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1.9</w:t>
            </w:r>
          </w:p>
        </w:tc>
      </w:tr>
      <w:tr w:rsidR="00191F63" w:rsidRPr="00FA2EC9" w14:paraId="02B5166A"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D00962A" w14:textId="0FDE3BB0" w:rsidR="00191F63" w:rsidRPr="002F5D9A" w:rsidRDefault="00191F63" w:rsidP="00191F63">
            <w:r w:rsidRPr="002F5D9A">
              <w:t>Community and Social Service</w:t>
            </w:r>
          </w:p>
        </w:tc>
        <w:tc>
          <w:tcPr>
            <w:tcW w:w="3271" w:type="dxa"/>
            <w:noWrap/>
            <w:vAlign w:val="center"/>
            <w:hideMark/>
          </w:tcPr>
          <w:p w14:paraId="6A8D87BF" w14:textId="51656B98"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529D96F5" w14:textId="5D9ADBB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4.3</w:t>
            </w:r>
          </w:p>
        </w:tc>
      </w:tr>
      <w:tr w:rsidR="00191F63" w:rsidRPr="00FA2EC9" w14:paraId="5708A58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78299913" w14:textId="3A77C344" w:rsidR="00191F63" w:rsidRPr="002F5D9A" w:rsidRDefault="00191F63" w:rsidP="00191F63">
            <w:r w:rsidRPr="002F5D9A">
              <w:t>Business and Financial Operations</w:t>
            </w:r>
          </w:p>
        </w:tc>
        <w:tc>
          <w:tcPr>
            <w:tcW w:w="3271" w:type="dxa"/>
            <w:noWrap/>
            <w:vAlign w:val="center"/>
            <w:hideMark/>
          </w:tcPr>
          <w:p w14:paraId="6EE2736D" w14:textId="2EE71891"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00730161" w14:textId="6C1AEBF1"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3.3</w:t>
            </w:r>
          </w:p>
        </w:tc>
      </w:tr>
      <w:tr w:rsidR="00191F63" w:rsidRPr="00FA2EC9" w14:paraId="5DECBAA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1C3FEB9" w14:textId="56D204D5" w:rsidR="00191F63" w:rsidRPr="002F5D9A" w:rsidRDefault="00191F63" w:rsidP="00191F63">
            <w:r w:rsidRPr="002F5D9A">
              <w:t>Computer and Mathematical</w:t>
            </w:r>
          </w:p>
        </w:tc>
        <w:tc>
          <w:tcPr>
            <w:tcW w:w="3271" w:type="dxa"/>
            <w:noWrap/>
            <w:vAlign w:val="center"/>
            <w:hideMark/>
          </w:tcPr>
          <w:p w14:paraId="570FBEBF" w14:textId="545300CC"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1215806E" w14:textId="6AE6D9B6"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5.5</w:t>
            </w:r>
          </w:p>
        </w:tc>
      </w:tr>
      <w:tr w:rsidR="00191F63" w:rsidRPr="00FA2EC9" w14:paraId="1163CA7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5DC259F5" w14:textId="3404B39C" w:rsidR="00191F63" w:rsidRPr="002F5D9A" w:rsidRDefault="00191F63" w:rsidP="00191F63">
            <w:r w:rsidRPr="002F5D9A">
              <w:t>Architecture and Engineering</w:t>
            </w:r>
          </w:p>
        </w:tc>
        <w:tc>
          <w:tcPr>
            <w:tcW w:w="3271" w:type="dxa"/>
            <w:noWrap/>
            <w:vAlign w:val="center"/>
            <w:hideMark/>
          </w:tcPr>
          <w:p w14:paraId="0402076A" w14:textId="315057B5"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5CE32733" w14:textId="57814D5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7.3</w:t>
            </w:r>
          </w:p>
        </w:tc>
      </w:tr>
      <w:tr w:rsidR="00191F63" w:rsidRPr="00FA2EC9" w14:paraId="084A3F8A"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3C5BD3A9" w14:textId="43FAF8B0" w:rsidR="00191F63" w:rsidRPr="002F5D9A" w:rsidRDefault="00191F63" w:rsidP="00191F63">
            <w:r w:rsidRPr="002F5D9A">
              <w:t>Life, Physical, and Social Science</w:t>
            </w:r>
          </w:p>
        </w:tc>
        <w:tc>
          <w:tcPr>
            <w:tcW w:w="3271" w:type="dxa"/>
            <w:noWrap/>
            <w:vAlign w:val="center"/>
            <w:hideMark/>
          </w:tcPr>
          <w:p w14:paraId="29D3C15A" w14:textId="7D1344CE"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10</w:t>
            </w:r>
          </w:p>
        </w:tc>
        <w:tc>
          <w:tcPr>
            <w:tcW w:w="2520" w:type="dxa"/>
            <w:noWrap/>
            <w:vAlign w:val="center"/>
            <w:hideMark/>
          </w:tcPr>
          <w:p w14:paraId="3BAD740F" w14:textId="25CBBFA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8.5</w:t>
            </w:r>
          </w:p>
        </w:tc>
      </w:tr>
      <w:tr w:rsidR="00191F63" w:rsidRPr="00FA2EC9" w14:paraId="48B25B2E"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23744DAD" w14:textId="0431C956" w:rsidR="00191F63" w:rsidRPr="002F5D9A" w:rsidRDefault="00191F63" w:rsidP="00191F63">
            <w:r w:rsidRPr="002F5D9A">
              <w:t>Installation, Maintenance, and Repair</w:t>
            </w:r>
          </w:p>
        </w:tc>
        <w:tc>
          <w:tcPr>
            <w:tcW w:w="3271" w:type="dxa"/>
            <w:noWrap/>
            <w:vAlign w:val="center"/>
            <w:hideMark/>
          </w:tcPr>
          <w:p w14:paraId="3FD4B6B2" w14:textId="41F4A1D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w:t>
            </w:r>
          </w:p>
        </w:tc>
        <w:tc>
          <w:tcPr>
            <w:tcW w:w="2520" w:type="dxa"/>
            <w:noWrap/>
            <w:vAlign w:val="center"/>
            <w:hideMark/>
          </w:tcPr>
          <w:p w14:paraId="5E71A420" w14:textId="5B823FA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7.8</w:t>
            </w:r>
          </w:p>
        </w:tc>
      </w:tr>
      <w:tr w:rsidR="00191F63" w:rsidRPr="00FA2EC9" w14:paraId="68118DC4"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7D60E1B4" w14:textId="4CA13BBC" w:rsidR="00191F63" w:rsidRPr="002F5D9A" w:rsidRDefault="00191F63" w:rsidP="00191F63">
            <w:r w:rsidRPr="002F5D9A">
              <w:t>Legal</w:t>
            </w:r>
          </w:p>
        </w:tc>
        <w:tc>
          <w:tcPr>
            <w:tcW w:w="3271" w:type="dxa"/>
            <w:noWrap/>
            <w:vAlign w:val="center"/>
            <w:hideMark/>
          </w:tcPr>
          <w:p w14:paraId="08BFA91C" w14:textId="46A7C10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w:t>
            </w:r>
          </w:p>
        </w:tc>
        <w:tc>
          <w:tcPr>
            <w:tcW w:w="2520" w:type="dxa"/>
            <w:noWrap/>
            <w:vAlign w:val="center"/>
            <w:hideMark/>
          </w:tcPr>
          <w:p w14:paraId="3BC74E3F" w14:textId="5CEAF4B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10.1</w:t>
            </w:r>
          </w:p>
        </w:tc>
      </w:tr>
      <w:tr w:rsidR="00191F63" w:rsidRPr="00FA2EC9" w14:paraId="05AE8433"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47891F7" w14:textId="1BFB7ABB" w:rsidR="00191F63" w:rsidRPr="002F5D9A" w:rsidRDefault="00191F63" w:rsidP="00191F63">
            <w:r w:rsidRPr="002F5D9A">
              <w:t>Healthcare Support</w:t>
            </w:r>
          </w:p>
        </w:tc>
        <w:tc>
          <w:tcPr>
            <w:tcW w:w="3271" w:type="dxa"/>
            <w:noWrap/>
            <w:vAlign w:val="center"/>
            <w:hideMark/>
          </w:tcPr>
          <w:p w14:paraId="20846A94" w14:textId="2D77DA95"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w:t>
            </w:r>
          </w:p>
        </w:tc>
        <w:tc>
          <w:tcPr>
            <w:tcW w:w="2520" w:type="dxa"/>
            <w:noWrap/>
            <w:vAlign w:val="center"/>
            <w:hideMark/>
          </w:tcPr>
          <w:p w14:paraId="12F96BF0" w14:textId="03CAA93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7.4</w:t>
            </w:r>
          </w:p>
        </w:tc>
      </w:tr>
      <w:tr w:rsidR="00191F63" w:rsidRPr="00FA2EC9" w14:paraId="1398AE8E"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131239E0" w14:textId="69987B05" w:rsidR="00191F63" w:rsidRPr="002F5D9A" w:rsidRDefault="00191F63" w:rsidP="00191F63">
            <w:r w:rsidRPr="002F5D9A">
              <w:t>Construction and Extraction</w:t>
            </w:r>
          </w:p>
        </w:tc>
        <w:tc>
          <w:tcPr>
            <w:tcW w:w="3271" w:type="dxa"/>
            <w:noWrap/>
            <w:vAlign w:val="center"/>
            <w:hideMark/>
          </w:tcPr>
          <w:p w14:paraId="3D42F355" w14:textId="34B8C22D"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6</w:t>
            </w:r>
          </w:p>
        </w:tc>
        <w:tc>
          <w:tcPr>
            <w:tcW w:w="2520" w:type="dxa"/>
            <w:noWrap/>
            <w:vAlign w:val="center"/>
            <w:hideMark/>
          </w:tcPr>
          <w:p w14:paraId="4C7DDD1E" w14:textId="655CDDFA"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5.5</w:t>
            </w:r>
          </w:p>
        </w:tc>
      </w:tr>
      <w:tr w:rsidR="00191F63" w:rsidRPr="00FA2EC9" w14:paraId="4493412C"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636D2B37" w14:textId="7EC9BE42" w:rsidR="00191F63" w:rsidRPr="002F5D9A" w:rsidRDefault="00191F63" w:rsidP="00191F63">
            <w:r w:rsidRPr="002F5D9A">
              <w:t>Educational Instruction and Library</w:t>
            </w:r>
          </w:p>
        </w:tc>
        <w:tc>
          <w:tcPr>
            <w:tcW w:w="3271" w:type="dxa"/>
            <w:noWrap/>
            <w:vAlign w:val="center"/>
            <w:hideMark/>
          </w:tcPr>
          <w:p w14:paraId="6E1FCE92" w14:textId="174A9F8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4</w:t>
            </w:r>
          </w:p>
        </w:tc>
        <w:tc>
          <w:tcPr>
            <w:tcW w:w="2520" w:type="dxa"/>
            <w:noWrap/>
            <w:vAlign w:val="center"/>
            <w:hideMark/>
          </w:tcPr>
          <w:p w14:paraId="55449EF7" w14:textId="328E835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9.0</w:t>
            </w:r>
          </w:p>
        </w:tc>
      </w:tr>
    </w:tbl>
    <w:p w14:paraId="6E94A127" w14:textId="77777777" w:rsidR="00FA2EC9" w:rsidRDefault="00FA2EC9" w:rsidP="002E10ED"/>
    <w:p w14:paraId="62E68600" w14:textId="77777777" w:rsidR="0086202A" w:rsidRDefault="0086202A" w:rsidP="002E10ED"/>
    <w:p w14:paraId="374DBEEA" w14:textId="0F060BD1" w:rsidR="00223F0B" w:rsidRDefault="002F5D9A" w:rsidP="002E10ED">
      <w:r>
        <w:t xml:space="preserve">If the pandemic has done anything, it </w:t>
      </w:r>
      <w:ins w:id="427" w:author="mwerner@crpd.onmicrosoft.com" w:date="2020-12-08T16:04:00Z">
        <w:r w:rsidR="00D714F2">
          <w:t xml:space="preserve">has </w:t>
        </w:r>
      </w:ins>
      <w:r>
        <w:t xml:space="preserve">jump-started a trend that was already projected to occur, particularly in occupations that are projected to face severe workforce surpluses. </w:t>
      </w:r>
      <w:r w:rsidR="00223F0B">
        <w:t xml:space="preserve">The same occupations that have been hit hard by the pandemic and currently face significant </w:t>
      </w:r>
      <w:r w:rsidR="00223F0B">
        <w:lastRenderedPageBreak/>
        <w:t>workforce surpluses are also projected to face the most significant workforce surpluses over the next five years – food prep and serving related as well as sales and related.</w:t>
      </w:r>
    </w:p>
    <w:p w14:paraId="29D2BB54" w14:textId="77777777" w:rsidR="00223F0B" w:rsidRDefault="00223F0B" w:rsidP="002E10ED"/>
    <w:p w14:paraId="12155A57" w14:textId="159571E9" w:rsidR="00AF2DD9" w:rsidRDefault="00223F0B" w:rsidP="002E10ED">
      <w:r>
        <w:t xml:space="preserve">And if anything, the models calculating the projections for job growth are likely under-estimating the growth. Jobs in the production occupation field are a prime example. Models have projected a decline in these jobs in Minnesota since the mid-2000s. However, since the early 2010’s, rural Minnesota has experienced an increase in these jobs and continue to face the most significant workforce shortages in our rural areas. And there is still no sign of that changing anytime soon. The current projections continue to list production as an occupation that will face a workforce surplus in five years but that is likely to not be the case. It’s more likely that production will experience a workforce shortage over the next five years. </w:t>
      </w:r>
    </w:p>
    <w:p w14:paraId="213FAD72" w14:textId="22EDB1ED" w:rsidR="006427F9" w:rsidRDefault="006427F9" w:rsidP="002E10ED"/>
    <w:p w14:paraId="13CF9DD4" w14:textId="5C952299" w:rsidR="006427F9" w:rsidRDefault="006427F9" w:rsidP="002E10ED">
      <w:r>
        <w:t>The data is clear, the need for workforce development organizations to continue focusing on filling jobs in rural Minnesota will continue and likely be as severe as originally projected. The largest change in that trend is that there is now projected to be a workforce surplus 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4AD6D66" w14:textId="0C4A85E0" w:rsidR="00C45309" w:rsidRDefault="00C45309" w:rsidP="002E10ED"/>
    <w:p w14:paraId="21FE8F1C" w14:textId="3DC4E982" w:rsidR="00C45309" w:rsidRDefault="00C45309" w:rsidP="002E10ED"/>
    <w:p w14:paraId="463EECE1" w14:textId="0E36E4EC" w:rsidR="00C45309" w:rsidRDefault="00C45309" w:rsidP="00C45309">
      <w:pPr>
        <w:pStyle w:val="Heading1"/>
      </w:pPr>
      <w:commentRangeStart w:id="428"/>
      <w:r>
        <w:t>Workforce Program Change Recommendations/Review</w:t>
      </w:r>
      <w:commentRangeEnd w:id="428"/>
      <w:r>
        <w:rPr>
          <w:rStyle w:val="CommentReference"/>
          <w:rFonts w:ascii="Avenir Book" w:eastAsia="Calibri" w:hAnsi="Avenir Book" w:cs="Calibri"/>
          <w:color w:val="auto"/>
        </w:rPr>
        <w:commentReference w:id="428"/>
      </w:r>
    </w:p>
    <w:p w14:paraId="409E4E65" w14:textId="67A90829" w:rsidR="00840E4E" w:rsidRPr="00840E4E" w:rsidRDefault="00840E4E" w:rsidP="00D2758C">
      <w:bookmarkStart w:id="429" w:name="_Appendix_A"/>
      <w:bookmarkEnd w:id="429"/>
    </w:p>
    <w:sectPr w:rsidR="00840E4E" w:rsidRPr="00840E4E">
      <w:headerReference w:type="default" r:id="rId36"/>
      <w:type w:val="continuous"/>
      <w:pgSz w:w="12240" w:h="15840"/>
      <w:pgMar w:top="1800" w:right="1440" w:bottom="1440" w:left="1440" w:header="720" w:footer="720" w:gutter="0"/>
      <w:cols w:space="720" w:equalWidth="0">
        <w:col w:w="93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mwerner@crpd.onmicrosoft.com" w:date="2020-12-08T14:39:00Z" w:initials="m">
    <w:p w14:paraId="0A89A02B" w14:textId="27FEA0BF" w:rsidR="002813D2" w:rsidRDefault="002813D2">
      <w:pPr>
        <w:pStyle w:val="CommentText"/>
      </w:pPr>
      <w:r>
        <w:rPr>
          <w:rStyle w:val="CommentReference"/>
        </w:rPr>
        <w:annotationRef/>
      </w:r>
      <w:r>
        <w:t>And what are their prospects for finding new jobs in their old occupation sector? Do they want those jobs?</w:t>
      </w:r>
    </w:p>
  </w:comment>
  <w:comment w:id="70" w:author="mwerner@crpd.onmicrosoft.com" w:date="2020-12-08T15:53:00Z" w:initials="m">
    <w:p w14:paraId="46970B72" w14:textId="3A9AECEC" w:rsidR="00061955" w:rsidRDefault="00061955">
      <w:pPr>
        <w:pStyle w:val="CommentText"/>
      </w:pPr>
      <w:r>
        <w:rPr>
          <w:rStyle w:val="CommentReference"/>
        </w:rPr>
        <w:annotationRef/>
      </w:r>
      <w:r>
        <w:t xml:space="preserve">I made up a little explanation of “occupation.” Hopefully it’s right </w:t>
      </w:r>
      <w:r>
        <w:sym w:font="Wingdings" w:char="F04A"/>
      </w:r>
      <w:r>
        <w:t xml:space="preserve"> It could go into a footnote, but I think it might be better in the text in parentheses so it’s more visible. </w:t>
      </w:r>
    </w:p>
  </w:comment>
  <w:comment w:id="106" w:author="mwerner@crpd.onmicrosoft.com" w:date="2020-12-08T14:47:00Z" w:initials="m">
    <w:p w14:paraId="30325794" w14:textId="0A2B6EC7" w:rsidR="00F43280" w:rsidRDefault="00F43280">
      <w:pPr>
        <w:pStyle w:val="CommentText"/>
      </w:pPr>
      <w:r>
        <w:rPr>
          <w:rStyle w:val="CommentReference"/>
        </w:rPr>
        <w:annotationRef/>
      </w:r>
      <w:r>
        <w:t>Not yet.</w:t>
      </w:r>
    </w:p>
  </w:comment>
  <w:comment w:id="183" w:author="mwerner@crpd.onmicrosoft.com" w:date="2020-12-08T15:07:00Z" w:initials="m">
    <w:p w14:paraId="3C5DD2F5" w14:textId="1359D170" w:rsidR="00231684" w:rsidRDefault="00231684">
      <w:pPr>
        <w:pStyle w:val="CommentText"/>
      </w:pPr>
      <w:r>
        <w:rPr>
          <w:rStyle w:val="CommentReference"/>
        </w:rPr>
        <w:annotationRef/>
      </w:r>
      <w:r>
        <w:t>Which are the ones that have not?</w:t>
      </w:r>
    </w:p>
  </w:comment>
  <w:comment w:id="214" w:author="kasche@crpd.onmicrosoft.com" w:date="2021-01-01T11:48:00Z" w:initials="k">
    <w:p w14:paraId="0FB02B3D" w14:textId="5E2AC21A" w:rsidR="00F269BB" w:rsidRDefault="00F269BB">
      <w:pPr>
        <w:pStyle w:val="CommentText"/>
      </w:pPr>
      <w:r>
        <w:rPr>
          <w:rStyle w:val="CommentReference"/>
        </w:rPr>
        <w:annotationRef/>
      </w:r>
      <w:r>
        <w:t>Updated chart including November numbers in Reference #1.</w:t>
      </w:r>
    </w:p>
  </w:comment>
  <w:comment w:id="221" w:author="kasche@crpd.onmicrosoft.com" w:date="2021-01-01T11:48:00Z" w:initials="k">
    <w:p w14:paraId="048BFD1B" w14:textId="3A0B3F4B" w:rsidR="00F269BB" w:rsidRDefault="00F269BB">
      <w:pPr>
        <w:pStyle w:val="CommentText"/>
      </w:pPr>
      <w:r>
        <w:rPr>
          <w:rStyle w:val="CommentReference"/>
        </w:rPr>
        <w:annotationRef/>
      </w:r>
      <w:r>
        <w:t>I added a paragraph and chart about the increasing unemployment claims in November. Reference #1.</w:t>
      </w:r>
    </w:p>
  </w:comment>
  <w:comment w:id="226" w:author="mwerner@crpd.onmicrosoft.com" w:date="2020-12-08T14:59:00Z" w:initials="m">
    <w:p w14:paraId="69647D26" w14:textId="36F9CC66" w:rsidR="00064671" w:rsidRDefault="00064671">
      <w:pPr>
        <w:pStyle w:val="CommentText"/>
      </w:pPr>
      <w:r>
        <w:rPr>
          <w:rStyle w:val="CommentReference"/>
        </w:rPr>
        <w:annotationRef/>
      </w:r>
      <w:r>
        <w:t>Is this referring to when the analysis was done?</w:t>
      </w:r>
    </w:p>
  </w:comment>
  <w:comment w:id="230" w:author="mwerner@crpd.onmicrosoft.com" w:date="2020-12-08T15:02:00Z" w:initials="m">
    <w:p w14:paraId="7AB64331" w14:textId="04B1EC24" w:rsidR="00064671" w:rsidRDefault="00064671">
      <w:pPr>
        <w:pStyle w:val="CommentText"/>
      </w:pPr>
      <w:r>
        <w:rPr>
          <w:rStyle w:val="CommentReference"/>
        </w:rPr>
        <w:annotationRef/>
      </w:r>
      <w:r>
        <w:t>What is production again? Manufacturing? Why is that seasonal?</w:t>
      </w:r>
    </w:p>
  </w:comment>
  <w:comment w:id="254" w:author="kasche@crpd.onmicrosoft.com" w:date="2021-01-01T11:49:00Z" w:initials="k">
    <w:p w14:paraId="5C87F1C4" w14:textId="73A017C9" w:rsidR="00F269BB" w:rsidRDefault="00F269BB">
      <w:pPr>
        <w:pStyle w:val="CommentText"/>
      </w:pPr>
      <w:r>
        <w:rPr>
          <w:rStyle w:val="CommentReference"/>
        </w:rPr>
        <w:annotationRef/>
      </w:r>
      <w:r>
        <w:t>Updated chart that includes November’s job postings. Reference #2</w:t>
      </w:r>
    </w:p>
  </w:comment>
  <w:comment w:id="264" w:author="mwerner@crpd.onmicrosoft.com" w:date="2020-12-08T15:13:00Z" w:initials="m">
    <w:p w14:paraId="2D9885E0" w14:textId="08960942" w:rsidR="008269FC" w:rsidRDefault="008269FC">
      <w:pPr>
        <w:pStyle w:val="CommentText"/>
      </w:pPr>
      <w:r>
        <w:rPr>
          <w:rStyle w:val="CommentReference"/>
        </w:rPr>
        <w:annotationRef/>
      </w:r>
      <w:r>
        <w:t>Can you put in the 2019 rates for comparison?</w:t>
      </w:r>
    </w:p>
  </w:comment>
  <w:comment w:id="268" w:author="mwerner@crpd.onmicrosoft.com" w:date="2020-12-08T15:16:00Z" w:initials="m">
    <w:p w14:paraId="31FD9826" w14:textId="42AD7CB6" w:rsidR="003E4DAF" w:rsidRDefault="003E4DAF">
      <w:pPr>
        <w:pStyle w:val="CommentText"/>
      </w:pPr>
      <w:r>
        <w:rPr>
          <w:rStyle w:val="CommentReference"/>
        </w:rPr>
        <w:annotationRef/>
      </w:r>
      <w:r>
        <w:t>Because unemployment claims are trending downward?</w:t>
      </w:r>
    </w:p>
  </w:comment>
  <w:comment w:id="269" w:author="mwerner@crpd.onmicrosoft.com" w:date="2020-12-08T15:17:00Z" w:initials="m">
    <w:p w14:paraId="603B0683" w14:textId="663507CF" w:rsidR="003E4DAF" w:rsidRDefault="003E4DAF">
      <w:pPr>
        <w:pStyle w:val="CommentText"/>
      </w:pPr>
      <w:r>
        <w:rPr>
          <w:rStyle w:val="CommentReference"/>
        </w:rPr>
        <w:annotationRef/>
      </w:r>
      <w:r>
        <w:t>Two open jobs for every one unemployment claim?</w:t>
      </w:r>
    </w:p>
  </w:comment>
  <w:comment w:id="266" w:author="kasche@crpd.onmicrosoft.com" w:date="2021-01-02T11:46:00Z" w:initials="k">
    <w:p w14:paraId="57A86D86" w14:textId="2DCFDA80" w:rsidR="003F11D6" w:rsidRDefault="003F11D6">
      <w:pPr>
        <w:pStyle w:val="CommentText"/>
      </w:pPr>
      <w:r>
        <w:rPr>
          <w:rStyle w:val="CommentReference"/>
        </w:rPr>
        <w:annotationRef/>
      </w:r>
      <w:r>
        <w:t>I change up some of this narrative based on the new chart that included November numbers. It’s under Reference #3.</w:t>
      </w:r>
    </w:p>
  </w:comment>
  <w:comment w:id="271" w:author="kasche@crpd.onmicrosoft.com" w:date="2021-01-02T11:46:00Z" w:initials="k">
    <w:p w14:paraId="5FBA5755" w14:textId="01A76845" w:rsidR="003F11D6" w:rsidRDefault="003F11D6">
      <w:pPr>
        <w:pStyle w:val="CommentText"/>
      </w:pPr>
      <w:r>
        <w:rPr>
          <w:rStyle w:val="CommentReference"/>
        </w:rPr>
        <w:annotationRef/>
      </w:r>
      <w:r>
        <w:t>Updated chart available under Reference #3.</w:t>
      </w:r>
    </w:p>
  </w:comment>
  <w:comment w:id="280" w:author="mwerner@crpd.onmicrosoft.com" w:date="2020-12-08T15:21:00Z" w:initials="m">
    <w:p w14:paraId="13919A98" w14:textId="702A3796" w:rsidR="0094500E" w:rsidRDefault="0094500E">
      <w:pPr>
        <w:pStyle w:val="CommentText"/>
      </w:pPr>
      <w:r>
        <w:rPr>
          <w:rStyle w:val="CommentReference"/>
        </w:rPr>
        <w:annotationRef/>
      </w:r>
      <w:r>
        <w:t>Who is this referring to?</w:t>
      </w:r>
    </w:p>
  </w:comment>
  <w:comment w:id="404" w:author="mwerner@crpd.onmicrosoft.com" w:date="2020-12-08T15:57:00Z" w:initials="m">
    <w:p w14:paraId="767DF4D6" w14:textId="585DBE28" w:rsidR="00F00160" w:rsidRDefault="00F00160">
      <w:pPr>
        <w:pStyle w:val="CommentText"/>
      </w:pPr>
      <w:r>
        <w:rPr>
          <w:rStyle w:val="CommentReference"/>
        </w:rPr>
        <w:annotationRef/>
      </w:r>
      <w:r>
        <w:t>And what are the implications of that?</w:t>
      </w:r>
    </w:p>
  </w:comment>
  <w:comment w:id="409" w:author="mwerner@crpd.onmicrosoft.com" w:date="2020-12-08T16:00:00Z" w:initials="m">
    <w:p w14:paraId="6BEB1107" w14:textId="76BF7908" w:rsidR="004661A9" w:rsidRDefault="004661A9">
      <w:pPr>
        <w:pStyle w:val="CommentText"/>
      </w:pPr>
      <w:r>
        <w:rPr>
          <w:rStyle w:val="CommentReference"/>
        </w:rPr>
        <w:annotationRef/>
      </w:r>
      <w:r>
        <w:t>?</w:t>
      </w:r>
    </w:p>
  </w:comment>
  <w:comment w:id="428" w:author="kasche@crpd.onmicrosoft.com" w:date="2020-12-05T10:51:00Z" w:initials="k">
    <w:p w14:paraId="69CBB6CC" w14:textId="40449118" w:rsidR="00C45309" w:rsidRDefault="00C45309">
      <w:pPr>
        <w:pStyle w:val="CommentText"/>
      </w:pPr>
      <w:r>
        <w:rPr>
          <w:rStyle w:val="CommentReference"/>
        </w:rPr>
        <w:annotationRef/>
      </w:r>
      <w:r>
        <w:t xml:space="preserve">Luke and Cameron, would you like to contribute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A89A02B" w15:done="0"/>
  <w15:commentEx w15:paraId="46970B72" w15:done="0"/>
  <w15:commentEx w15:paraId="30325794" w15:done="0"/>
  <w15:commentEx w15:paraId="3C5DD2F5" w15:done="0"/>
  <w15:commentEx w15:paraId="0FB02B3D" w15:done="0"/>
  <w15:commentEx w15:paraId="048BFD1B" w15:done="0"/>
  <w15:commentEx w15:paraId="69647D26" w15:done="0"/>
  <w15:commentEx w15:paraId="7AB64331" w15:done="0"/>
  <w15:commentEx w15:paraId="5C87F1C4" w15:done="0"/>
  <w15:commentEx w15:paraId="2D9885E0" w15:done="0"/>
  <w15:commentEx w15:paraId="31FD9826" w15:done="0"/>
  <w15:commentEx w15:paraId="603B0683" w15:done="0"/>
  <w15:commentEx w15:paraId="57A86D86" w15:done="0"/>
  <w15:commentEx w15:paraId="5FBA5755" w15:done="0"/>
  <w15:commentEx w15:paraId="13919A98" w15:done="0"/>
  <w15:commentEx w15:paraId="767DF4D6" w15:done="0"/>
  <w15:commentEx w15:paraId="6BEB1107" w15:done="0"/>
  <w15:commentEx w15:paraId="69CBB6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A0E85" w16cex:dateUtc="2020-12-08T20:39:00Z"/>
  <w16cex:commentExtensible w16cex:durableId="237A2017" w16cex:dateUtc="2020-12-08T21:53:00Z"/>
  <w16cex:commentExtensible w16cex:durableId="237A1085" w16cex:dateUtc="2020-12-08T20:47:00Z"/>
  <w16cex:commentExtensible w16cex:durableId="237A1516" w16cex:dateUtc="2020-12-08T21:07:00Z"/>
  <w16cex:commentExtensible w16cex:durableId="23998A84" w16cex:dateUtc="2021-01-01T17:48:00Z"/>
  <w16cex:commentExtensible w16cex:durableId="23998AA8" w16cex:dateUtc="2021-01-01T17:48:00Z"/>
  <w16cex:commentExtensible w16cex:durableId="237A134F" w16cex:dateUtc="2020-12-08T20:59:00Z"/>
  <w16cex:commentExtensible w16cex:durableId="237A140D" w16cex:dateUtc="2020-12-08T21:02:00Z"/>
  <w16cex:commentExtensible w16cex:durableId="23998AD4" w16cex:dateUtc="2021-01-01T17:49:00Z"/>
  <w16cex:commentExtensible w16cex:durableId="237A169B" w16cex:dateUtc="2020-12-08T21:13:00Z"/>
  <w16cex:commentExtensible w16cex:durableId="237A1757" w16cex:dateUtc="2020-12-08T21:16:00Z"/>
  <w16cex:commentExtensible w16cex:durableId="237A1789" w16cex:dateUtc="2020-12-08T21:17:00Z"/>
  <w16cex:commentExtensible w16cex:durableId="239ADBAD" w16cex:dateUtc="2021-01-02T17:46:00Z"/>
  <w16cex:commentExtensible w16cex:durableId="239ADB9B" w16cex:dateUtc="2021-01-02T17:46:00Z"/>
  <w16cex:commentExtensible w16cex:durableId="237A1882" w16cex:dateUtc="2020-12-08T21:21:00Z"/>
  <w16cex:commentExtensible w16cex:durableId="237A20E3" w16cex:dateUtc="2020-12-08T21:57:00Z"/>
  <w16cex:commentExtensible w16cex:durableId="237A218E" w16cex:dateUtc="2020-12-08T22:00:00Z"/>
  <w16cex:commentExtensible w16cex:durableId="2375E4C5" w16cex:dateUtc="2020-12-05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89A02B" w16cid:durableId="237A0E85"/>
  <w16cid:commentId w16cid:paraId="46970B72" w16cid:durableId="237A2017"/>
  <w16cid:commentId w16cid:paraId="30325794" w16cid:durableId="237A1085"/>
  <w16cid:commentId w16cid:paraId="3C5DD2F5" w16cid:durableId="237A1516"/>
  <w16cid:commentId w16cid:paraId="0FB02B3D" w16cid:durableId="23998A84"/>
  <w16cid:commentId w16cid:paraId="048BFD1B" w16cid:durableId="23998AA8"/>
  <w16cid:commentId w16cid:paraId="69647D26" w16cid:durableId="237A134F"/>
  <w16cid:commentId w16cid:paraId="7AB64331" w16cid:durableId="237A140D"/>
  <w16cid:commentId w16cid:paraId="5C87F1C4" w16cid:durableId="23998AD4"/>
  <w16cid:commentId w16cid:paraId="2D9885E0" w16cid:durableId="237A169B"/>
  <w16cid:commentId w16cid:paraId="31FD9826" w16cid:durableId="237A1757"/>
  <w16cid:commentId w16cid:paraId="603B0683" w16cid:durableId="237A1789"/>
  <w16cid:commentId w16cid:paraId="57A86D86" w16cid:durableId="239ADBAD"/>
  <w16cid:commentId w16cid:paraId="5FBA5755" w16cid:durableId="239ADB9B"/>
  <w16cid:commentId w16cid:paraId="13919A98" w16cid:durableId="237A1882"/>
  <w16cid:commentId w16cid:paraId="767DF4D6" w16cid:durableId="237A20E3"/>
  <w16cid:commentId w16cid:paraId="6BEB1107" w16cid:durableId="237A218E"/>
  <w16cid:commentId w16cid:paraId="69CBB6CC" w16cid:durableId="2375E4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7EC663" w14:textId="77777777" w:rsidR="007C6CF1" w:rsidRDefault="007C6CF1">
      <w:r>
        <w:separator/>
      </w:r>
    </w:p>
    <w:p w14:paraId="788DB9AD" w14:textId="77777777" w:rsidR="007C6CF1" w:rsidRDefault="007C6CF1"/>
  </w:endnote>
  <w:endnote w:type="continuationSeparator" w:id="0">
    <w:p w14:paraId="0B8D48E4" w14:textId="77777777" w:rsidR="007C6CF1" w:rsidRDefault="007C6CF1">
      <w:r>
        <w:continuationSeparator/>
      </w:r>
    </w:p>
    <w:p w14:paraId="463215E4" w14:textId="77777777" w:rsidR="007C6CF1" w:rsidRDefault="007C6C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Book">
    <w:altName w:val="﷽﷽﷽﷽﷽﷽﷽﷽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Avenir">
    <w:altName w:val="﷽﷽﷽﷽﷽﷽﷽﷽"/>
    <w:panose1 w:val="02000503020000020003"/>
    <w:charset w:val="00"/>
    <w:family w:val="auto"/>
    <w:pitch w:val="variable"/>
    <w:sig w:usb0="800000AF" w:usb1="5000204A" w:usb2="00000000" w:usb3="00000000" w:csb0="0000009B"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C1986" w14:textId="77777777" w:rsidR="00DD4F78" w:rsidRDefault="00DD4F78">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341BF10D" w14:textId="77777777" w:rsidR="00DD4F78" w:rsidRDefault="00DD4F7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A8B3F" w14:textId="77777777" w:rsidR="00DD4F78" w:rsidRDefault="00DD4F78">
    <w:pPr>
      <w:pBdr>
        <w:top w:val="nil"/>
        <w:left w:val="nil"/>
        <w:bottom w:val="nil"/>
        <w:right w:val="nil"/>
        <w:between w:val="nil"/>
      </w:pBdr>
      <w:tabs>
        <w:tab w:val="center" w:pos="4680"/>
        <w:tab w:val="right" w:pos="9360"/>
      </w:tabs>
      <w:jc w:val="right"/>
      <w:rPr>
        <w:color w:val="000000"/>
      </w:rPr>
    </w:pPr>
    <w:r>
      <w:rPr>
        <w:rFonts w:ascii="Avenir" w:eastAsia="Avenir" w:hAnsi="Avenir" w:cs="Avenir"/>
        <w:color w:val="000000"/>
        <w:sz w:val="18"/>
        <w:szCs w:val="18"/>
      </w:rPr>
      <w:fldChar w:fldCharType="begin"/>
    </w:r>
    <w:r>
      <w:rPr>
        <w:rFonts w:ascii="Avenir" w:eastAsia="Avenir" w:hAnsi="Avenir" w:cs="Avenir"/>
        <w:color w:val="000000"/>
        <w:sz w:val="18"/>
        <w:szCs w:val="18"/>
      </w:rPr>
      <w:instrText>PAGE</w:instrText>
    </w:r>
    <w:r>
      <w:rPr>
        <w:rFonts w:ascii="Avenir" w:eastAsia="Avenir" w:hAnsi="Avenir" w:cs="Avenir"/>
        <w:color w:val="000000"/>
        <w:sz w:val="18"/>
        <w:szCs w:val="18"/>
      </w:rPr>
      <w:fldChar w:fldCharType="separate"/>
    </w:r>
    <w:r>
      <w:rPr>
        <w:rFonts w:ascii="Avenir" w:eastAsia="Avenir" w:hAnsi="Avenir" w:cs="Avenir"/>
        <w:noProof/>
        <w:color w:val="000000"/>
        <w:sz w:val="18"/>
        <w:szCs w:val="18"/>
      </w:rPr>
      <w:t>2</w:t>
    </w:r>
    <w:r>
      <w:rPr>
        <w:rFonts w:ascii="Avenir" w:eastAsia="Avenir" w:hAnsi="Avenir" w:cs="Avenir"/>
        <w:color w:val="000000"/>
        <w:sz w:val="18"/>
        <w:szCs w:val="18"/>
      </w:rPr>
      <w:fldChar w:fldCharType="end"/>
    </w:r>
  </w:p>
  <w:p w14:paraId="731CFB37" w14:textId="77777777" w:rsidR="00DD4F78" w:rsidRDefault="00DD4F78">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CE243" w14:textId="77777777" w:rsidR="00DD4F78" w:rsidRDefault="00DD4F78">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B78A1E" w14:textId="77777777" w:rsidR="007C6CF1" w:rsidRDefault="007C6CF1">
      <w:r>
        <w:separator/>
      </w:r>
    </w:p>
    <w:p w14:paraId="193A6982" w14:textId="77777777" w:rsidR="007C6CF1" w:rsidRDefault="007C6CF1"/>
  </w:footnote>
  <w:footnote w:type="continuationSeparator" w:id="0">
    <w:p w14:paraId="021C516C" w14:textId="77777777" w:rsidR="007C6CF1" w:rsidRDefault="007C6CF1">
      <w:r>
        <w:continuationSeparator/>
      </w:r>
    </w:p>
    <w:p w14:paraId="136C3ABC" w14:textId="77777777" w:rsidR="007C6CF1" w:rsidRDefault="007C6CF1"/>
  </w:footnote>
  <w:footnote w:id="1">
    <w:p w14:paraId="693DA5FB" w14:textId="24EB1FC1" w:rsidR="00DD4F78" w:rsidRDefault="00DD4F78">
      <w:pPr>
        <w:pStyle w:val="FootnoteText"/>
      </w:pPr>
      <w:r>
        <w:rPr>
          <w:rStyle w:val="FootnoteReference"/>
        </w:rPr>
        <w:footnoteRef/>
      </w:r>
      <w:r>
        <w:t xml:space="preserve"> </w:t>
      </w:r>
      <w:hyperlink r:id="rId1" w:history="1">
        <w:r w:rsidRPr="00581C23">
          <w:rPr>
            <w:rStyle w:val="Hyperlink"/>
          </w:rPr>
          <w:t>https://www.ruralmn.org/finding-work-or-finding-workers-pt-1/</w:t>
        </w:r>
      </w:hyperlink>
      <w:r>
        <w:t xml:space="preserve">; </w:t>
      </w:r>
      <w:hyperlink r:id="rId2" w:history="1">
        <w:r w:rsidRPr="00581C23">
          <w:rPr>
            <w:rStyle w:val="Hyperlink"/>
          </w:rPr>
          <w:t>https://www.ruralmn.org/finding-work-or-finding-workers-pt-2/</w:t>
        </w:r>
      </w:hyperlink>
      <w:r>
        <w:t xml:space="preserve">; </w:t>
      </w:r>
      <w:hyperlink r:id="rId3" w:history="1">
        <w:r w:rsidRPr="00581C23">
          <w:rPr>
            <w:rStyle w:val="Hyperlink"/>
          </w:rPr>
          <w:t>https://www.ruralmn.org/finding-work-or-finding-workers-pt-3/</w:t>
        </w:r>
      </w:hyperlink>
      <w:r>
        <w:t xml:space="preserve">; </w:t>
      </w:r>
      <w:hyperlink r:id="rId4" w:history="1">
        <w:r w:rsidRPr="00581C23">
          <w:rPr>
            <w:rStyle w:val="Hyperlink"/>
          </w:rPr>
          <w:t>https://www.ruralmn.org/finding-work-or-finding-workers-pt-4/</w:t>
        </w:r>
      </w:hyperlink>
      <w:r>
        <w:t xml:space="preserve"> </w:t>
      </w:r>
    </w:p>
  </w:footnote>
  <w:footnote w:id="2">
    <w:p w14:paraId="4FBF0F97" w14:textId="60B43271" w:rsidR="00DD4F78" w:rsidRDefault="00DD4F78">
      <w:pPr>
        <w:pStyle w:val="FootnoteText"/>
      </w:pPr>
      <w:r>
        <w:rPr>
          <w:rStyle w:val="FootnoteReference"/>
        </w:rPr>
        <w:footnoteRef/>
      </w:r>
      <w:r>
        <w:t xml:space="preserve"> It’s important to note that this data is different than the job vacancy survey data provided in an earlier chart. Since these aren’t the same dataset, a direct comparison can’t be made, but we at least get a sense of how the pandemic has impacted job opportunities.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67C4F" w14:textId="77777777" w:rsidR="00DD4F78" w:rsidRDefault="00DD4F78">
    <w:pPr>
      <w:widowControl w:val="0"/>
      <w:pBdr>
        <w:top w:val="nil"/>
        <w:left w:val="nil"/>
        <w:bottom w:val="nil"/>
        <w:right w:val="nil"/>
        <w:between w:val="nil"/>
      </w:pBdr>
      <w:spacing w:line="276" w:lineRule="auto"/>
      <w:rPr>
        <w:color w:val="000000"/>
      </w:rPr>
    </w:pPr>
  </w:p>
  <w:tbl>
    <w:tblPr>
      <w:tblStyle w:val="a4"/>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DD4F78" w14:paraId="5BF92A7F" w14:textId="77777777">
      <w:trPr>
        <w:trHeight w:val="1098"/>
        <w:jc w:val="center"/>
      </w:trPr>
      <w:tc>
        <w:tcPr>
          <w:tcW w:w="5454" w:type="dxa"/>
          <w:vAlign w:val="center"/>
        </w:tcPr>
        <w:p w14:paraId="5CFBA71B" w14:textId="77777777" w:rsidR="00DD4F78" w:rsidRDefault="00DD4F78">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516BF85C" wp14:editId="3623C860">
                <wp:extent cx="3034759" cy="923396"/>
                <wp:effectExtent l="0" t="0" r="0" b="0"/>
                <wp:docPr id="5"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3D46B0CB" w14:textId="77777777" w:rsidR="00DD4F78" w:rsidRDefault="00DD4F78">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0E0204F" w14:textId="77777777" w:rsidR="00DD4F78" w:rsidRDefault="00DD4F7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0E6B5" w14:textId="77777777" w:rsidR="00DD4F78" w:rsidRDefault="00DD4F78">
    <w:pPr>
      <w:widowControl w:val="0"/>
      <w:pBdr>
        <w:top w:val="nil"/>
        <w:left w:val="nil"/>
        <w:bottom w:val="nil"/>
        <w:right w:val="nil"/>
        <w:between w:val="nil"/>
      </w:pBdr>
      <w:spacing w:line="276" w:lineRule="auto"/>
      <w:rPr>
        <w:rFonts w:ascii="Avenir" w:eastAsia="Avenir" w:hAnsi="Avenir" w:cs="Avenir"/>
        <w:szCs w:val="22"/>
      </w:rPr>
    </w:pPr>
  </w:p>
  <w:tbl>
    <w:tblPr>
      <w:tblStyle w:val="a3"/>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DD4F78" w14:paraId="3C07A9CB" w14:textId="77777777">
      <w:trPr>
        <w:trHeight w:val="1098"/>
        <w:jc w:val="center"/>
      </w:trPr>
      <w:tc>
        <w:tcPr>
          <w:tcW w:w="5454" w:type="dxa"/>
          <w:vAlign w:val="center"/>
        </w:tcPr>
        <w:p w14:paraId="092F7EFB" w14:textId="77777777" w:rsidR="00DD4F78" w:rsidRDefault="00DD4F78">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15CAD462" wp14:editId="21426E59">
                <wp:extent cx="3034759" cy="923396"/>
                <wp:effectExtent l="0" t="0" r="0" b="0"/>
                <wp:docPr id="6"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7E2712C2" w14:textId="77777777" w:rsidR="00DD4F78" w:rsidRDefault="00DD4F78">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D099A67" w14:textId="77777777" w:rsidR="00DD4F78" w:rsidRDefault="00DD4F78">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E53575" w14:textId="77777777" w:rsidR="00DD4F78" w:rsidRDefault="00DD4F78">
    <w:pPr>
      <w:pBdr>
        <w:top w:val="nil"/>
        <w:left w:val="nil"/>
        <w:bottom w:val="nil"/>
        <w:right w:val="nil"/>
        <w:between w:val="nil"/>
      </w:pBdr>
      <w:shd w:val="clear" w:color="auto" w:fill="FFFFFF"/>
      <w:tabs>
        <w:tab w:val="left" w:pos="5562"/>
      </w:tabs>
      <w:spacing w:after="150"/>
      <w:ind w:left="108"/>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C900F65" wp14:editId="0DAB5EFA">
          <wp:extent cx="2094144" cy="637192"/>
          <wp:effectExtent l="0" t="0" r="0" b="0"/>
          <wp:docPr id="11"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2094144" cy="63719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A41AC1"/>
    <w:multiLevelType w:val="hybridMultilevel"/>
    <w:tmpl w:val="1E040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010E0"/>
    <w:multiLevelType w:val="multilevel"/>
    <w:tmpl w:val="1F08F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957CAA"/>
    <w:multiLevelType w:val="multilevel"/>
    <w:tmpl w:val="A992EC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5DC6439"/>
    <w:multiLevelType w:val="hybridMultilevel"/>
    <w:tmpl w:val="F17496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67167C"/>
    <w:multiLevelType w:val="hybridMultilevel"/>
    <w:tmpl w:val="8CB8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werner@crpd.onmicrosoft.com">
    <w15:presenceInfo w15:providerId="AD" w15:userId="S::mwerner@crpd.onmicrosoft.com::3797cc5b-b976-421f-a912-cd045ac2e8ee"/>
  </w15:person>
  <w15:person w15:author="Marnie Werner">
    <w15:presenceInfo w15:providerId="Windows Live" w15:userId="150869525_tp_dropbox"/>
  </w15:person>
  <w15:person w15:author="kasche@crpd.onmicrosoft.com">
    <w15:presenceInfo w15:providerId="AD" w15:userId="S::kasche@crpd.onmicrosoft.com::3553d738-ab29-424b-8845-17c888892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04B"/>
    <w:rsid w:val="000110BB"/>
    <w:rsid w:val="00016195"/>
    <w:rsid w:val="00016A61"/>
    <w:rsid w:val="00025D52"/>
    <w:rsid w:val="00032AB5"/>
    <w:rsid w:val="000517DE"/>
    <w:rsid w:val="0005695A"/>
    <w:rsid w:val="00061955"/>
    <w:rsid w:val="00064671"/>
    <w:rsid w:val="000657EE"/>
    <w:rsid w:val="00065B72"/>
    <w:rsid w:val="00092760"/>
    <w:rsid w:val="000959C6"/>
    <w:rsid w:val="000C2C3D"/>
    <w:rsid w:val="000E1F91"/>
    <w:rsid w:val="000E4AB8"/>
    <w:rsid w:val="000F60F9"/>
    <w:rsid w:val="001266C6"/>
    <w:rsid w:val="00136D65"/>
    <w:rsid w:val="00145DA7"/>
    <w:rsid w:val="00152920"/>
    <w:rsid w:val="001617AE"/>
    <w:rsid w:val="00161E4C"/>
    <w:rsid w:val="00164DC0"/>
    <w:rsid w:val="0017135D"/>
    <w:rsid w:val="00175DD9"/>
    <w:rsid w:val="00180E86"/>
    <w:rsid w:val="0018304B"/>
    <w:rsid w:val="00191F63"/>
    <w:rsid w:val="00197281"/>
    <w:rsid w:val="001D45C9"/>
    <w:rsid w:val="001D4973"/>
    <w:rsid w:val="002158BF"/>
    <w:rsid w:val="00223F0B"/>
    <w:rsid w:val="00224487"/>
    <w:rsid w:val="00231684"/>
    <w:rsid w:val="00243DA1"/>
    <w:rsid w:val="002813D2"/>
    <w:rsid w:val="00285298"/>
    <w:rsid w:val="002D3411"/>
    <w:rsid w:val="002D36AF"/>
    <w:rsid w:val="002E10ED"/>
    <w:rsid w:val="002F5D9A"/>
    <w:rsid w:val="00315F53"/>
    <w:rsid w:val="00321C4A"/>
    <w:rsid w:val="00353AB9"/>
    <w:rsid w:val="003652DF"/>
    <w:rsid w:val="003970C1"/>
    <w:rsid w:val="003A7346"/>
    <w:rsid w:val="003B3A1C"/>
    <w:rsid w:val="003E4DAF"/>
    <w:rsid w:val="003F11D6"/>
    <w:rsid w:val="003F23E5"/>
    <w:rsid w:val="003F680B"/>
    <w:rsid w:val="00442CEE"/>
    <w:rsid w:val="00451B57"/>
    <w:rsid w:val="004661A9"/>
    <w:rsid w:val="00471DDF"/>
    <w:rsid w:val="00504E33"/>
    <w:rsid w:val="00527D8B"/>
    <w:rsid w:val="00534892"/>
    <w:rsid w:val="00553D05"/>
    <w:rsid w:val="005562EC"/>
    <w:rsid w:val="00561C94"/>
    <w:rsid w:val="005A6D90"/>
    <w:rsid w:val="005B6B08"/>
    <w:rsid w:val="0064201D"/>
    <w:rsid w:val="006427F9"/>
    <w:rsid w:val="0065006E"/>
    <w:rsid w:val="00650547"/>
    <w:rsid w:val="006519E9"/>
    <w:rsid w:val="00662F84"/>
    <w:rsid w:val="006A02FE"/>
    <w:rsid w:val="006B588A"/>
    <w:rsid w:val="006C29C5"/>
    <w:rsid w:val="006D0F03"/>
    <w:rsid w:val="006F1AEC"/>
    <w:rsid w:val="007154C8"/>
    <w:rsid w:val="0073228B"/>
    <w:rsid w:val="007C6CF1"/>
    <w:rsid w:val="008269FC"/>
    <w:rsid w:val="00840E4E"/>
    <w:rsid w:val="00847274"/>
    <w:rsid w:val="0084772C"/>
    <w:rsid w:val="0086079C"/>
    <w:rsid w:val="0086202A"/>
    <w:rsid w:val="00872C97"/>
    <w:rsid w:val="00891AA5"/>
    <w:rsid w:val="008A4F13"/>
    <w:rsid w:val="008A731C"/>
    <w:rsid w:val="008E700F"/>
    <w:rsid w:val="00912FFF"/>
    <w:rsid w:val="009154F7"/>
    <w:rsid w:val="0094500E"/>
    <w:rsid w:val="009C4283"/>
    <w:rsid w:val="00A266CE"/>
    <w:rsid w:val="00A36A61"/>
    <w:rsid w:val="00A40FCC"/>
    <w:rsid w:val="00A54E52"/>
    <w:rsid w:val="00A63A80"/>
    <w:rsid w:val="00A844DE"/>
    <w:rsid w:val="00A92262"/>
    <w:rsid w:val="00AB1927"/>
    <w:rsid w:val="00AB5C4A"/>
    <w:rsid w:val="00AC5CA4"/>
    <w:rsid w:val="00AD3857"/>
    <w:rsid w:val="00AD5AD6"/>
    <w:rsid w:val="00AF2DD9"/>
    <w:rsid w:val="00B009D8"/>
    <w:rsid w:val="00B168CB"/>
    <w:rsid w:val="00B21E07"/>
    <w:rsid w:val="00B24C65"/>
    <w:rsid w:val="00B40783"/>
    <w:rsid w:val="00B429B2"/>
    <w:rsid w:val="00B55725"/>
    <w:rsid w:val="00B75E21"/>
    <w:rsid w:val="00B85D8F"/>
    <w:rsid w:val="00B90964"/>
    <w:rsid w:val="00B926C2"/>
    <w:rsid w:val="00B96555"/>
    <w:rsid w:val="00B97177"/>
    <w:rsid w:val="00BC35E5"/>
    <w:rsid w:val="00BE3817"/>
    <w:rsid w:val="00BF4472"/>
    <w:rsid w:val="00C32451"/>
    <w:rsid w:val="00C32D3E"/>
    <w:rsid w:val="00C45309"/>
    <w:rsid w:val="00C64E3A"/>
    <w:rsid w:val="00CD6EBB"/>
    <w:rsid w:val="00CE004B"/>
    <w:rsid w:val="00D24126"/>
    <w:rsid w:val="00D2758C"/>
    <w:rsid w:val="00D43AC2"/>
    <w:rsid w:val="00D465B8"/>
    <w:rsid w:val="00D714F2"/>
    <w:rsid w:val="00D731A7"/>
    <w:rsid w:val="00D905DC"/>
    <w:rsid w:val="00DB337B"/>
    <w:rsid w:val="00DD3B15"/>
    <w:rsid w:val="00DD4F78"/>
    <w:rsid w:val="00DE78B4"/>
    <w:rsid w:val="00DF3C36"/>
    <w:rsid w:val="00DF565B"/>
    <w:rsid w:val="00DF6F80"/>
    <w:rsid w:val="00E04D73"/>
    <w:rsid w:val="00E355CB"/>
    <w:rsid w:val="00E35956"/>
    <w:rsid w:val="00E36244"/>
    <w:rsid w:val="00E410B9"/>
    <w:rsid w:val="00E430AB"/>
    <w:rsid w:val="00E47DE9"/>
    <w:rsid w:val="00E553E1"/>
    <w:rsid w:val="00E57F8B"/>
    <w:rsid w:val="00E912F1"/>
    <w:rsid w:val="00E93259"/>
    <w:rsid w:val="00E94D48"/>
    <w:rsid w:val="00E96668"/>
    <w:rsid w:val="00EF6314"/>
    <w:rsid w:val="00F00160"/>
    <w:rsid w:val="00F122B1"/>
    <w:rsid w:val="00F15015"/>
    <w:rsid w:val="00F2081F"/>
    <w:rsid w:val="00F269BB"/>
    <w:rsid w:val="00F27836"/>
    <w:rsid w:val="00F3767A"/>
    <w:rsid w:val="00F41161"/>
    <w:rsid w:val="00F43280"/>
    <w:rsid w:val="00F51EA0"/>
    <w:rsid w:val="00F57D9A"/>
    <w:rsid w:val="00F62560"/>
    <w:rsid w:val="00FA2EC9"/>
    <w:rsid w:val="00FB0A4C"/>
    <w:rsid w:val="00FB59D2"/>
    <w:rsid w:val="00FC41A5"/>
    <w:rsid w:val="00FF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1CD1"/>
  <w15:docId w15:val="{F7A4E213-B58F-0041-BC23-6B61FE14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21"/>
    <w:rPr>
      <w:rFonts w:ascii="Avenir Book" w:hAnsi="Avenir Book"/>
      <w:sz w:val="22"/>
    </w:rPr>
  </w:style>
  <w:style w:type="paragraph" w:styleId="Heading1">
    <w:name w:val="heading 1"/>
    <w:basedOn w:val="Normal"/>
    <w:next w:val="Normal"/>
    <w:link w:val="Heading1Char"/>
    <w:uiPriority w:val="9"/>
    <w:qFormat/>
    <w:rsid w:val="00B75E21"/>
    <w:pPr>
      <w:keepNext/>
      <w:keepLines/>
      <w:spacing w:before="240"/>
      <w:outlineLvl w:val="0"/>
    </w:pPr>
    <w:rPr>
      <w:rFonts w:asciiTheme="majorHAnsi" w:eastAsia="Avenir" w:hAnsiTheme="majorHAnsi" w:cstheme="majorBidi"/>
      <w:color w:val="70AD47" w:themeColor="accent6"/>
      <w:sz w:val="32"/>
      <w:szCs w:val="32"/>
    </w:rPr>
  </w:style>
  <w:style w:type="paragraph" w:styleId="Heading2">
    <w:name w:val="heading 2"/>
    <w:basedOn w:val="Normal"/>
    <w:link w:val="Heading2Char"/>
    <w:uiPriority w:val="9"/>
    <w:unhideWhenUsed/>
    <w:qFormat/>
    <w:rsid w:val="006766B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6766B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6766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6B2"/>
    <w:rPr>
      <w:rFonts w:ascii="Times New Roman" w:eastAsia="Times New Roman" w:hAnsi="Times New Roman" w:cs="Times New Roman"/>
      <w:b/>
      <w:bCs/>
      <w:sz w:val="27"/>
      <w:szCs w:val="27"/>
    </w:rPr>
  </w:style>
  <w:style w:type="paragraph" w:styleId="NormalWeb">
    <w:name w:val="Normal (Web)"/>
    <w:basedOn w:val="Normal"/>
    <w:uiPriority w:val="99"/>
    <w:unhideWhenUsed/>
    <w:rsid w:val="006766B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766B2"/>
    <w:rPr>
      <w:i/>
      <w:iCs/>
    </w:rPr>
  </w:style>
  <w:style w:type="character" w:styleId="Hyperlink">
    <w:name w:val="Hyperlink"/>
    <w:basedOn w:val="DefaultParagraphFont"/>
    <w:uiPriority w:val="99"/>
    <w:unhideWhenUsed/>
    <w:rsid w:val="006766B2"/>
    <w:rPr>
      <w:color w:val="0000FF"/>
      <w:u w:val="single"/>
    </w:rPr>
  </w:style>
  <w:style w:type="character" w:styleId="Strong">
    <w:name w:val="Strong"/>
    <w:basedOn w:val="DefaultParagraphFont"/>
    <w:uiPriority w:val="22"/>
    <w:qFormat/>
    <w:rsid w:val="006766B2"/>
    <w:rPr>
      <w:b/>
      <w:bCs/>
    </w:rPr>
  </w:style>
  <w:style w:type="paragraph" w:styleId="Header">
    <w:name w:val="header"/>
    <w:basedOn w:val="Normal"/>
    <w:link w:val="HeaderChar"/>
    <w:uiPriority w:val="99"/>
    <w:unhideWhenUsed/>
    <w:rsid w:val="00CF3264"/>
    <w:pPr>
      <w:tabs>
        <w:tab w:val="center" w:pos="4680"/>
        <w:tab w:val="right" w:pos="9360"/>
      </w:tabs>
    </w:pPr>
  </w:style>
  <w:style w:type="character" w:customStyle="1" w:styleId="HeaderChar">
    <w:name w:val="Header Char"/>
    <w:basedOn w:val="DefaultParagraphFont"/>
    <w:link w:val="Header"/>
    <w:uiPriority w:val="99"/>
    <w:rsid w:val="00CF3264"/>
  </w:style>
  <w:style w:type="paragraph" w:styleId="Footer">
    <w:name w:val="footer"/>
    <w:basedOn w:val="Normal"/>
    <w:link w:val="FooterChar"/>
    <w:uiPriority w:val="99"/>
    <w:unhideWhenUsed/>
    <w:rsid w:val="00CF3264"/>
    <w:pPr>
      <w:tabs>
        <w:tab w:val="center" w:pos="4680"/>
        <w:tab w:val="right" w:pos="9360"/>
      </w:tabs>
    </w:pPr>
  </w:style>
  <w:style w:type="character" w:customStyle="1" w:styleId="FooterChar">
    <w:name w:val="Footer Char"/>
    <w:basedOn w:val="DefaultParagraphFont"/>
    <w:link w:val="Footer"/>
    <w:uiPriority w:val="99"/>
    <w:rsid w:val="00CF3264"/>
  </w:style>
  <w:style w:type="table" w:styleId="TableGrid">
    <w:name w:val="Table Grid"/>
    <w:basedOn w:val="TableNormal"/>
    <w:uiPriority w:val="39"/>
    <w:rsid w:val="00CF326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34B3"/>
  </w:style>
  <w:style w:type="paragraph" w:styleId="BalloonText">
    <w:name w:val="Balloon Text"/>
    <w:basedOn w:val="Normal"/>
    <w:link w:val="BalloonTextChar"/>
    <w:uiPriority w:val="99"/>
    <w:semiHidden/>
    <w:unhideWhenUsed/>
    <w:rsid w:val="007634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34B3"/>
    <w:rPr>
      <w:rFonts w:ascii="Times New Roman" w:hAnsi="Times New Roman" w:cs="Times New Roman"/>
      <w:sz w:val="18"/>
      <w:szCs w:val="18"/>
    </w:rPr>
  </w:style>
  <w:style w:type="paragraph" w:styleId="Caption">
    <w:name w:val="caption"/>
    <w:basedOn w:val="Normal"/>
    <w:next w:val="Normal"/>
    <w:uiPriority w:val="35"/>
    <w:unhideWhenUsed/>
    <w:qFormat/>
    <w:rsid w:val="00840E4E"/>
    <w:pPr>
      <w:spacing w:after="200"/>
      <w:jc w:val="center"/>
    </w:pPr>
    <w:rPr>
      <w:iCs/>
      <w:color w:val="000000" w:themeColor="text1"/>
      <w:sz w:val="20"/>
      <w:szCs w:val="18"/>
    </w:rPr>
  </w:style>
  <w:style w:type="paragraph" w:styleId="ListParagraph">
    <w:name w:val="List Paragraph"/>
    <w:basedOn w:val="Normal"/>
    <w:uiPriority w:val="34"/>
    <w:qFormat/>
    <w:rsid w:val="00F21E95"/>
    <w:pPr>
      <w:ind w:left="720"/>
      <w:contextualSpacing/>
    </w:pPr>
  </w:style>
  <w:style w:type="character" w:customStyle="1" w:styleId="Heading1Char">
    <w:name w:val="Heading 1 Char"/>
    <w:basedOn w:val="DefaultParagraphFont"/>
    <w:link w:val="Heading1"/>
    <w:uiPriority w:val="9"/>
    <w:rsid w:val="00B75E21"/>
    <w:rPr>
      <w:rFonts w:asciiTheme="majorHAnsi" w:eastAsia="Avenir" w:hAnsiTheme="majorHAnsi" w:cstheme="majorBidi"/>
      <w:color w:val="70AD47" w:themeColor="accent6"/>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0">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1">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2">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paragraph" w:styleId="FootnoteText">
    <w:name w:val="footnote text"/>
    <w:basedOn w:val="Normal"/>
    <w:link w:val="FootnoteTextChar"/>
    <w:uiPriority w:val="99"/>
    <w:semiHidden/>
    <w:unhideWhenUsed/>
    <w:rsid w:val="000E1F91"/>
    <w:rPr>
      <w:sz w:val="20"/>
      <w:szCs w:val="20"/>
    </w:rPr>
  </w:style>
  <w:style w:type="character" w:customStyle="1" w:styleId="FootnoteTextChar">
    <w:name w:val="Footnote Text Char"/>
    <w:basedOn w:val="DefaultParagraphFont"/>
    <w:link w:val="FootnoteText"/>
    <w:uiPriority w:val="99"/>
    <w:semiHidden/>
    <w:rsid w:val="000E1F91"/>
    <w:rPr>
      <w:sz w:val="20"/>
      <w:szCs w:val="20"/>
    </w:rPr>
  </w:style>
  <w:style w:type="character" w:styleId="FootnoteReference">
    <w:name w:val="footnote reference"/>
    <w:basedOn w:val="DefaultParagraphFont"/>
    <w:uiPriority w:val="99"/>
    <w:semiHidden/>
    <w:unhideWhenUsed/>
    <w:rsid w:val="000E1F91"/>
    <w:rPr>
      <w:vertAlign w:val="superscript"/>
    </w:rPr>
  </w:style>
  <w:style w:type="character" w:styleId="UnresolvedMention">
    <w:name w:val="Unresolved Mention"/>
    <w:basedOn w:val="DefaultParagraphFont"/>
    <w:uiPriority w:val="99"/>
    <w:semiHidden/>
    <w:unhideWhenUsed/>
    <w:rsid w:val="000E1F91"/>
    <w:rPr>
      <w:color w:val="605E5C"/>
      <w:shd w:val="clear" w:color="auto" w:fill="E1DFDD"/>
    </w:rPr>
  </w:style>
  <w:style w:type="table" w:styleId="PlainTable5">
    <w:name w:val="Plain Table 5"/>
    <w:basedOn w:val="TableNormal"/>
    <w:uiPriority w:val="45"/>
    <w:rsid w:val="00B557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B5572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B557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CommentReference">
    <w:name w:val="annotation reference"/>
    <w:basedOn w:val="DefaultParagraphFont"/>
    <w:uiPriority w:val="99"/>
    <w:semiHidden/>
    <w:unhideWhenUsed/>
    <w:rsid w:val="006C29C5"/>
    <w:rPr>
      <w:sz w:val="16"/>
      <w:szCs w:val="16"/>
    </w:rPr>
  </w:style>
  <w:style w:type="paragraph" w:styleId="CommentText">
    <w:name w:val="annotation text"/>
    <w:basedOn w:val="Normal"/>
    <w:link w:val="CommentTextChar"/>
    <w:uiPriority w:val="99"/>
    <w:semiHidden/>
    <w:unhideWhenUsed/>
    <w:rsid w:val="006C29C5"/>
    <w:rPr>
      <w:sz w:val="20"/>
      <w:szCs w:val="20"/>
    </w:rPr>
  </w:style>
  <w:style w:type="character" w:customStyle="1" w:styleId="CommentTextChar">
    <w:name w:val="Comment Text Char"/>
    <w:basedOn w:val="DefaultParagraphFont"/>
    <w:link w:val="CommentText"/>
    <w:uiPriority w:val="99"/>
    <w:semiHidden/>
    <w:rsid w:val="006C29C5"/>
    <w:rPr>
      <w:rFonts w:ascii="Avenir Book" w:hAnsi="Avenir Book"/>
      <w:sz w:val="20"/>
      <w:szCs w:val="20"/>
    </w:rPr>
  </w:style>
  <w:style w:type="paragraph" w:styleId="CommentSubject">
    <w:name w:val="annotation subject"/>
    <w:basedOn w:val="CommentText"/>
    <w:next w:val="CommentText"/>
    <w:link w:val="CommentSubjectChar"/>
    <w:uiPriority w:val="99"/>
    <w:semiHidden/>
    <w:unhideWhenUsed/>
    <w:rsid w:val="006C29C5"/>
    <w:rPr>
      <w:b/>
      <w:bCs/>
    </w:rPr>
  </w:style>
  <w:style w:type="character" w:customStyle="1" w:styleId="CommentSubjectChar">
    <w:name w:val="Comment Subject Char"/>
    <w:basedOn w:val="CommentTextChar"/>
    <w:link w:val="CommentSubject"/>
    <w:uiPriority w:val="99"/>
    <w:semiHidden/>
    <w:rsid w:val="006C29C5"/>
    <w:rPr>
      <w:rFonts w:ascii="Avenir Book" w:hAnsi="Avenir Book"/>
      <w:b/>
      <w:bCs/>
      <w:sz w:val="20"/>
      <w:szCs w:val="20"/>
    </w:rPr>
  </w:style>
  <w:style w:type="table" w:styleId="GridTable4-Accent6">
    <w:name w:val="Grid Table 4 Accent 6"/>
    <w:basedOn w:val="TableNormal"/>
    <w:uiPriority w:val="49"/>
    <w:rsid w:val="00B97177"/>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ubtleEmphasis">
    <w:name w:val="Subtle Emphasis"/>
    <w:basedOn w:val="DefaultParagraphFont"/>
    <w:uiPriority w:val="19"/>
    <w:qFormat/>
    <w:rsid w:val="00CE004B"/>
    <w:rPr>
      <w:i/>
      <w:iCs/>
      <w:color w:val="404040" w:themeColor="text1" w:themeTint="BF"/>
    </w:rPr>
  </w:style>
  <w:style w:type="character" w:styleId="IntenseEmphasis">
    <w:name w:val="Intense Emphasis"/>
    <w:basedOn w:val="DefaultParagraphFont"/>
    <w:uiPriority w:val="21"/>
    <w:qFormat/>
    <w:rsid w:val="00CE004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630743">
      <w:bodyDiv w:val="1"/>
      <w:marLeft w:val="0"/>
      <w:marRight w:val="0"/>
      <w:marTop w:val="0"/>
      <w:marBottom w:val="0"/>
      <w:divBdr>
        <w:top w:val="none" w:sz="0" w:space="0" w:color="auto"/>
        <w:left w:val="none" w:sz="0" w:space="0" w:color="auto"/>
        <w:bottom w:val="none" w:sz="0" w:space="0" w:color="auto"/>
        <w:right w:val="none" w:sz="0" w:space="0" w:color="auto"/>
      </w:divBdr>
    </w:div>
    <w:div w:id="574512830">
      <w:bodyDiv w:val="1"/>
      <w:marLeft w:val="0"/>
      <w:marRight w:val="0"/>
      <w:marTop w:val="0"/>
      <w:marBottom w:val="0"/>
      <w:divBdr>
        <w:top w:val="none" w:sz="0" w:space="0" w:color="auto"/>
        <w:left w:val="none" w:sz="0" w:space="0" w:color="auto"/>
        <w:bottom w:val="none" w:sz="0" w:space="0" w:color="auto"/>
        <w:right w:val="none" w:sz="0" w:space="0" w:color="auto"/>
      </w:divBdr>
    </w:div>
    <w:div w:id="885292230">
      <w:bodyDiv w:val="1"/>
      <w:marLeft w:val="0"/>
      <w:marRight w:val="0"/>
      <w:marTop w:val="0"/>
      <w:marBottom w:val="0"/>
      <w:divBdr>
        <w:top w:val="none" w:sz="0" w:space="0" w:color="auto"/>
        <w:left w:val="none" w:sz="0" w:space="0" w:color="auto"/>
        <w:bottom w:val="none" w:sz="0" w:space="0" w:color="auto"/>
        <w:right w:val="none" w:sz="0" w:space="0" w:color="auto"/>
      </w:divBdr>
    </w:div>
    <w:div w:id="914702466">
      <w:bodyDiv w:val="1"/>
      <w:marLeft w:val="0"/>
      <w:marRight w:val="0"/>
      <w:marTop w:val="0"/>
      <w:marBottom w:val="0"/>
      <w:divBdr>
        <w:top w:val="none" w:sz="0" w:space="0" w:color="auto"/>
        <w:left w:val="none" w:sz="0" w:space="0" w:color="auto"/>
        <w:bottom w:val="none" w:sz="0" w:space="0" w:color="auto"/>
        <w:right w:val="none" w:sz="0" w:space="0" w:color="auto"/>
      </w:divBdr>
    </w:div>
    <w:div w:id="1009873806">
      <w:bodyDiv w:val="1"/>
      <w:marLeft w:val="0"/>
      <w:marRight w:val="0"/>
      <w:marTop w:val="0"/>
      <w:marBottom w:val="0"/>
      <w:divBdr>
        <w:top w:val="none" w:sz="0" w:space="0" w:color="auto"/>
        <w:left w:val="none" w:sz="0" w:space="0" w:color="auto"/>
        <w:bottom w:val="none" w:sz="0" w:space="0" w:color="auto"/>
        <w:right w:val="none" w:sz="0" w:space="0" w:color="auto"/>
      </w:divBdr>
    </w:div>
    <w:div w:id="1645741719">
      <w:bodyDiv w:val="1"/>
      <w:marLeft w:val="0"/>
      <w:marRight w:val="0"/>
      <w:marTop w:val="0"/>
      <w:marBottom w:val="0"/>
      <w:divBdr>
        <w:top w:val="none" w:sz="0" w:space="0" w:color="auto"/>
        <w:left w:val="none" w:sz="0" w:space="0" w:color="auto"/>
        <w:bottom w:val="none" w:sz="0" w:space="0" w:color="auto"/>
        <w:right w:val="none" w:sz="0" w:space="0" w:color="auto"/>
      </w:divBdr>
    </w:div>
    <w:div w:id="1767579020">
      <w:bodyDiv w:val="1"/>
      <w:marLeft w:val="0"/>
      <w:marRight w:val="0"/>
      <w:marTop w:val="0"/>
      <w:marBottom w:val="0"/>
      <w:divBdr>
        <w:top w:val="none" w:sz="0" w:space="0" w:color="auto"/>
        <w:left w:val="none" w:sz="0" w:space="0" w:color="auto"/>
        <w:bottom w:val="none" w:sz="0" w:space="0" w:color="auto"/>
        <w:right w:val="none" w:sz="0" w:space="0" w:color="auto"/>
      </w:divBdr>
    </w:div>
    <w:div w:id="1879773972">
      <w:bodyDiv w:val="1"/>
      <w:marLeft w:val="0"/>
      <w:marRight w:val="0"/>
      <w:marTop w:val="0"/>
      <w:marBottom w:val="0"/>
      <w:divBdr>
        <w:top w:val="none" w:sz="0" w:space="0" w:color="auto"/>
        <w:left w:val="none" w:sz="0" w:space="0" w:color="auto"/>
        <w:bottom w:val="none" w:sz="0" w:space="0" w:color="auto"/>
        <w:right w:val="none" w:sz="0" w:space="0" w:color="auto"/>
      </w:divBdr>
    </w:div>
    <w:div w:id="1977833826">
      <w:bodyDiv w:val="1"/>
      <w:marLeft w:val="0"/>
      <w:marRight w:val="0"/>
      <w:marTop w:val="0"/>
      <w:marBottom w:val="0"/>
      <w:divBdr>
        <w:top w:val="none" w:sz="0" w:space="0" w:color="auto"/>
        <w:left w:val="none" w:sz="0" w:space="0" w:color="auto"/>
        <w:bottom w:val="none" w:sz="0" w:space="0" w:color="auto"/>
        <w:right w:val="none" w:sz="0" w:space="0" w:color="auto"/>
      </w:divBdr>
    </w:div>
    <w:div w:id="2018993016">
      <w:bodyDiv w:val="1"/>
      <w:marLeft w:val="0"/>
      <w:marRight w:val="0"/>
      <w:marTop w:val="0"/>
      <w:marBottom w:val="0"/>
      <w:divBdr>
        <w:top w:val="none" w:sz="0" w:space="0" w:color="auto"/>
        <w:left w:val="none" w:sz="0" w:space="0" w:color="auto"/>
        <w:bottom w:val="none" w:sz="0" w:space="0" w:color="auto"/>
        <w:right w:val="none" w:sz="0" w:space="0" w:color="auto"/>
      </w:divBdr>
    </w:div>
    <w:div w:id="2105418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emf"/><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svg"/><Relationship Id="rId34" Type="http://schemas.openxmlformats.org/officeDocument/2006/relationships/image" Target="media/image18.emf"/><Relationship Id="rId7" Type="http://schemas.openxmlformats.org/officeDocument/2006/relationships/footnotes" Target="footnotes.xml"/><Relationship Id="rId12" Type="http://schemas.openxmlformats.org/officeDocument/2006/relationships/header" Target="header2.xml"/><Relationship Id="rId17" Type="http://schemas.microsoft.com/office/2018/08/relationships/commentsExtensible" Target="commentsExtensible.xml"/><Relationship Id="rId25" Type="http://schemas.openxmlformats.org/officeDocument/2006/relationships/image" Target="media/image9.svg"/><Relationship Id="rId33" Type="http://schemas.openxmlformats.org/officeDocument/2006/relationships/image" Target="media/image17.emf"/><Relationship Id="rId38"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emf"/><Relationship Id="rId37" Type="http://schemas.openxmlformats.org/officeDocument/2006/relationships/fontTable" Target="fontTable.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7.svg"/><Relationship Id="rId28" Type="http://schemas.openxmlformats.org/officeDocument/2006/relationships/image" Target="media/image12.png"/><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3.emf"/><Relationship Id="rId31" Type="http://schemas.openxmlformats.org/officeDocument/2006/relationships/image" Target="media/image15.sv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image" Target="media/image14.png"/><Relationship Id="rId35" Type="http://schemas.openxmlformats.org/officeDocument/2006/relationships/image" Target="media/image19.emf"/><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s://www.ruralmn.org/finding-work-or-finding-workers-pt-3/" TargetMode="External"/><Relationship Id="rId2" Type="http://schemas.openxmlformats.org/officeDocument/2006/relationships/hyperlink" Target="https://www.ruralmn.org/finding-work-or-finding-workers-pt-2/" TargetMode="External"/><Relationship Id="rId1" Type="http://schemas.openxmlformats.org/officeDocument/2006/relationships/hyperlink" Target="https://www.ruralmn.org/finding-work-or-finding-workers-pt-1/" TargetMode="External"/><Relationship Id="rId4" Type="http://schemas.openxmlformats.org/officeDocument/2006/relationships/hyperlink" Target="https://www.ruralmn.org/finding-work-or-finding-workers-pt-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kmr5BJx02Re4jEJzn8sXD+2uhQ==">AMUW2mVqgo1O5TTtCPWWAph+Vkad5EGqtHsOa3PESJP/CRY3p9sYeCWxsvN5KxIjtX37p7yR6NVpOhpPbjucu9XXqCbLd2KIyNwWzqYQspxXFsfCRC50+eg=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4C5A4B-A72E-A441-B51D-8762D21EF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13</Pages>
  <Words>3609</Words>
  <Characters>20574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mwerner@crpd.onmicrosoft.com</dc:creator>
  <cp:lastModifiedBy>kasche@crpd.onmicrosoft.com</cp:lastModifiedBy>
  <cp:revision>65</cp:revision>
  <dcterms:created xsi:type="dcterms:W3CDTF">2020-12-08T20:34:00Z</dcterms:created>
  <dcterms:modified xsi:type="dcterms:W3CDTF">2021-01-02T18:00:00Z</dcterms:modified>
</cp:coreProperties>
</file>